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Toc103610586"/>
    <w:bookmarkStart w:id="1" w:name="_Toc138892913"/>
    <w:p w14:paraId="1965B08A" w14:textId="77777777" w:rsidR="00770DEE" w:rsidRPr="00CD5347" w:rsidRDefault="00770DEE" w:rsidP="00770DEE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bCs/>
          <w:caps/>
          <w:sz w:val="28"/>
          <w:szCs w:val="28"/>
          <w:lang w:eastAsia="be-BY"/>
        </w:rPr>
      </w:pPr>
      <w:r w:rsidRPr="00CD534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8251" behindDoc="1" locked="0" layoutInCell="1" allowOverlap="1" wp14:anchorId="0932B65D" wp14:editId="798AC348">
                <wp:simplePos x="0" y="0"/>
                <wp:positionH relativeFrom="leftMargin">
                  <wp:posOffset>900430</wp:posOffset>
                </wp:positionH>
                <wp:positionV relativeFrom="topMargin">
                  <wp:posOffset>180340</wp:posOffset>
                </wp:positionV>
                <wp:extent cx="6480000" cy="10332000"/>
                <wp:effectExtent l="0" t="0" r="16510" b="12700"/>
                <wp:wrapNone/>
                <wp:docPr id="745397224" name="Прямоугольник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8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4CB966" id="Прямоугольник 10" o:spid="_x0000_s1026" style="position:absolute;margin-left:70.9pt;margin-top:14.2pt;width:510.25pt;height:813.55pt;z-index:-251658229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" filled="f" strokeweight="2pt">
                <w10:wrap anchorx="margin" anchory="margin"/>
              </v:rect>
            </w:pict>
          </mc:Fallback>
        </mc:AlternateContent>
      </w:r>
      <w:r w:rsidRPr="00CD5347">
        <w:rPr>
          <w:rFonts w:ascii="Times New Roman" w:eastAsia="Times New Roman" w:hAnsi="Times New Roman" w:cs="Times New Roman"/>
          <w:bCs/>
          <w:sz w:val="28"/>
          <w:szCs w:val="28"/>
          <w:lang w:eastAsia="be-BY"/>
        </w:rPr>
        <w:t>Частное учреждение образования</w:t>
      </w:r>
    </w:p>
    <w:p w14:paraId="6D326C81" w14:textId="77777777" w:rsidR="00770DEE" w:rsidRPr="00CD5347" w:rsidRDefault="00770DEE" w:rsidP="00770DEE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  <w:r w:rsidRPr="00CD5347">
        <w:rPr>
          <w:rFonts w:ascii="Times New Roman" w:eastAsia="Times New Roman" w:hAnsi="Times New Roman" w:cs="Times New Roman"/>
          <w:sz w:val="28"/>
          <w:szCs w:val="28"/>
          <w:lang w:eastAsia="be-BY"/>
        </w:rPr>
        <w:t>«Колледж бизнеса и права»</w:t>
      </w:r>
    </w:p>
    <w:p w14:paraId="427990EA" w14:textId="77777777" w:rsidR="00770DEE" w:rsidRPr="00CD5347" w:rsidRDefault="00770DEE" w:rsidP="00770DEE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4CB94B2E" w14:textId="77777777" w:rsidR="00770DEE" w:rsidRPr="00CD5347" w:rsidRDefault="00770DEE" w:rsidP="00770DEE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7B860C4F" w14:textId="77777777" w:rsidR="00770DEE" w:rsidRPr="00CD5347" w:rsidRDefault="00770DEE" w:rsidP="00770DEE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6093226A" w14:textId="77777777" w:rsidR="00770DEE" w:rsidRPr="00CD5347" w:rsidRDefault="00770DEE" w:rsidP="00770DEE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079C361F" w14:textId="77777777" w:rsidR="00770DEE" w:rsidRPr="00CD5347" w:rsidRDefault="00770DEE" w:rsidP="00770DEE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0ED4EF2C" w14:textId="77777777" w:rsidR="00770DEE" w:rsidRPr="00CD5347" w:rsidRDefault="00770DEE" w:rsidP="00770DEE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19E82F66" w14:textId="77777777" w:rsidR="00770DEE" w:rsidRPr="00CD5347" w:rsidRDefault="00770DEE" w:rsidP="00770DEE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7B6F094F" w14:textId="77777777" w:rsidR="00770DEE" w:rsidRPr="00CD5347" w:rsidRDefault="00770DEE" w:rsidP="00770DEE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6DC510CF" w14:textId="77777777" w:rsidR="00770DEE" w:rsidRPr="00CD5347" w:rsidRDefault="00770DEE" w:rsidP="00770DEE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3C22D1CE" w14:textId="77777777" w:rsidR="00770DEE" w:rsidRPr="00CD5347" w:rsidRDefault="00770DEE" w:rsidP="00770DEE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1ED7A860" w14:textId="77777777" w:rsidR="00770DEE" w:rsidRPr="00CD5347" w:rsidRDefault="00770DEE" w:rsidP="00770DEE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52632ADD" w14:textId="77777777" w:rsidR="00770DEE" w:rsidRPr="00CD5347" w:rsidRDefault="00770DEE" w:rsidP="00770DEE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41703EC5" w14:textId="77777777" w:rsidR="00770DEE" w:rsidRPr="00CD5347" w:rsidRDefault="00770DEE" w:rsidP="00770DEE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0A24E748" w14:textId="77777777" w:rsidR="00770DEE" w:rsidRPr="00CD5347" w:rsidRDefault="00770DEE" w:rsidP="00770DEE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44C97538" w14:textId="77777777" w:rsidR="00770DEE" w:rsidRPr="00CD5347" w:rsidRDefault="00770DEE" w:rsidP="00770DEE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234ACBB4" w14:textId="3392E276" w:rsidR="00770DEE" w:rsidRPr="007D5560" w:rsidRDefault="00770DEE" w:rsidP="00770DEE">
      <w:pPr>
        <w:jc w:val="center"/>
        <w:rPr>
          <w:rFonts w:ascii="Times New Roman" w:eastAsia="Times New Roman" w:hAnsi="Times New Roman" w:cs="Times New Roman"/>
          <w:caps/>
          <w:color w:val="000000"/>
          <w:sz w:val="28"/>
          <w:szCs w:val="28"/>
          <w:lang w:eastAsia="be-BY"/>
        </w:rPr>
      </w:pPr>
      <w:bookmarkStart w:id="2" w:name="_Hlk138885045"/>
      <w:r w:rsidRPr="00CD5347">
        <w:rPr>
          <w:rFonts w:ascii="Times New Roman" w:eastAsia="Times New Roman" w:hAnsi="Times New Roman" w:cs="Times New Roman"/>
          <w:caps/>
          <w:color w:val="000000"/>
          <w:sz w:val="28"/>
          <w:szCs w:val="28"/>
          <w:lang w:eastAsia="be-BY"/>
        </w:rPr>
        <w:t xml:space="preserve">РАЗРАБОТКА </w:t>
      </w:r>
      <w:r>
        <w:rPr>
          <w:rFonts w:ascii="Times New Roman" w:eastAsia="Times New Roman" w:hAnsi="Times New Roman" w:cs="Times New Roman"/>
          <w:caps/>
          <w:color w:val="000000"/>
          <w:sz w:val="28"/>
          <w:szCs w:val="28"/>
          <w:lang w:eastAsia="be-BY"/>
        </w:rPr>
        <w:t xml:space="preserve">ПРИЛОЖЕНИЯ ДЛЯ АВТОМАТИЗАЦИИ РАБОЧЕГО МЕСТА СОТРУДНИКА </w:t>
      </w:r>
      <w:r w:rsidR="007D5560">
        <w:rPr>
          <w:rFonts w:ascii="Times New Roman" w:eastAsia="Times New Roman" w:hAnsi="Times New Roman" w:cs="Times New Roman"/>
          <w:caps/>
          <w:color w:val="000000"/>
          <w:sz w:val="28"/>
          <w:szCs w:val="28"/>
          <w:lang w:eastAsia="be-BY"/>
        </w:rPr>
        <w:t>ОНЛАЙН-Ресторана БЫСТРОГО пиТАНия</w:t>
      </w:r>
    </w:p>
    <w:bookmarkEnd w:id="2"/>
    <w:p w14:paraId="077578E8" w14:textId="77777777" w:rsidR="00770DEE" w:rsidRPr="00CD5347" w:rsidRDefault="00770DEE" w:rsidP="00770DEE">
      <w:pPr>
        <w:shd w:val="clear" w:color="auto" w:fill="FFFFFF"/>
        <w:jc w:val="center"/>
        <w:rPr>
          <w:rFonts w:ascii="Times New Roman" w:eastAsia="Times New Roman" w:hAnsi="Times New Roman" w:cs="Times New Roman"/>
          <w:caps/>
          <w:sz w:val="28"/>
          <w:szCs w:val="28"/>
          <w:lang w:eastAsia="be-BY"/>
        </w:rPr>
      </w:pPr>
    </w:p>
    <w:p w14:paraId="40AC1ED1" w14:textId="77777777" w:rsidR="00770DEE" w:rsidRPr="00CD5347" w:rsidRDefault="00770DEE" w:rsidP="00770DEE">
      <w:pPr>
        <w:shd w:val="clear" w:color="auto" w:fill="FFFFFF"/>
        <w:jc w:val="center"/>
        <w:rPr>
          <w:rFonts w:ascii="Times New Roman" w:eastAsia="Times New Roman" w:hAnsi="Times New Roman" w:cs="Times New Roman"/>
          <w:caps/>
          <w:sz w:val="28"/>
          <w:szCs w:val="28"/>
          <w:lang w:eastAsia="be-BY"/>
        </w:rPr>
      </w:pPr>
      <w:r w:rsidRPr="00CD5347">
        <w:rPr>
          <w:rFonts w:ascii="Times New Roman" w:eastAsia="Times New Roman" w:hAnsi="Times New Roman" w:cs="Times New Roman"/>
          <w:caps/>
          <w:sz w:val="28"/>
          <w:szCs w:val="28"/>
          <w:lang w:eastAsia="be-BY"/>
        </w:rPr>
        <w:t>Пояснительная записка</w:t>
      </w:r>
    </w:p>
    <w:p w14:paraId="26271D28" w14:textId="77777777" w:rsidR="00770DEE" w:rsidRPr="00CD5347" w:rsidRDefault="00770DEE" w:rsidP="00770DEE">
      <w:pPr>
        <w:shd w:val="clear" w:color="auto" w:fill="FFFFFF"/>
        <w:jc w:val="center"/>
        <w:rPr>
          <w:rFonts w:ascii="Times New Roman" w:eastAsia="Times New Roman" w:hAnsi="Times New Roman" w:cs="Times New Roman"/>
          <w:caps/>
          <w:sz w:val="28"/>
          <w:szCs w:val="28"/>
          <w:lang w:eastAsia="be-BY"/>
        </w:rPr>
      </w:pPr>
    </w:p>
    <w:p w14:paraId="45964A38" w14:textId="77777777" w:rsidR="00770DEE" w:rsidRPr="00CD5347" w:rsidRDefault="00770DEE" w:rsidP="00770DEE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be-BY"/>
        </w:rPr>
      </w:pPr>
      <w:r w:rsidRPr="00CD534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be-BY" w:eastAsia="be-BY"/>
        </w:rPr>
        <w:t xml:space="preserve">к курсовому проекту по </w:t>
      </w:r>
      <w:r w:rsidRPr="00CD534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be-BY"/>
        </w:rPr>
        <w:t>предмету</w:t>
      </w:r>
    </w:p>
    <w:p w14:paraId="31AA1325" w14:textId="77777777" w:rsidR="00770DEE" w:rsidRPr="00CD5347" w:rsidRDefault="00770DEE" w:rsidP="00770DEE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be-BY"/>
        </w:rPr>
      </w:pPr>
      <w:r w:rsidRPr="00CD534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be-BY"/>
        </w:rPr>
        <w:t>«Конструирование программ и языки программирования»</w:t>
      </w:r>
    </w:p>
    <w:p w14:paraId="64AD533F" w14:textId="77777777" w:rsidR="00770DEE" w:rsidRPr="00CD5347" w:rsidRDefault="00770DEE" w:rsidP="00770DE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685F8BCC" w14:textId="5F9AC992" w:rsidR="00770DEE" w:rsidRPr="00CD5347" w:rsidRDefault="00770DEE" w:rsidP="00770DEE">
      <w:pPr>
        <w:jc w:val="center"/>
        <w:rPr>
          <w:rFonts w:ascii="Times New Roman" w:eastAsia="Times New Roman" w:hAnsi="Times New Roman" w:cs="Times New Roman"/>
          <w:caps/>
          <w:sz w:val="28"/>
          <w:szCs w:val="28"/>
          <w:lang w:eastAsia="be-BY"/>
        </w:rPr>
      </w:pPr>
      <w:r w:rsidRPr="00CD5347">
        <w:rPr>
          <w:rFonts w:ascii="Times New Roman" w:eastAsia="Times New Roman" w:hAnsi="Times New Roman" w:cs="Times New Roman"/>
          <w:sz w:val="28"/>
          <w:szCs w:val="28"/>
          <w:lang w:eastAsia="be-BY"/>
        </w:rPr>
        <w:t>КП Т.19</w:t>
      </w:r>
      <w:r w:rsidR="004905FE">
        <w:rPr>
          <w:rFonts w:ascii="Times New Roman" w:eastAsia="Times New Roman" w:hAnsi="Times New Roman" w:cs="Times New Roman"/>
          <w:sz w:val="28"/>
          <w:szCs w:val="28"/>
          <w:lang w:eastAsia="be-BY"/>
        </w:rPr>
        <w:t>7</w:t>
      </w:r>
      <w:r w:rsidRPr="00CD5347">
        <w:rPr>
          <w:rFonts w:ascii="Times New Roman" w:eastAsia="Times New Roman" w:hAnsi="Times New Roman" w:cs="Times New Roman"/>
          <w:sz w:val="28"/>
          <w:szCs w:val="28"/>
          <w:lang w:eastAsia="be-BY"/>
        </w:rPr>
        <w:t>0</w:t>
      </w:r>
      <w:r w:rsidR="004905FE">
        <w:rPr>
          <w:rFonts w:ascii="Times New Roman" w:eastAsia="Times New Roman" w:hAnsi="Times New Roman" w:cs="Times New Roman"/>
          <w:sz w:val="28"/>
          <w:szCs w:val="28"/>
          <w:lang w:eastAsia="be-BY"/>
        </w:rPr>
        <w:t>20</w:t>
      </w:r>
      <w:r w:rsidRPr="00CD5347">
        <w:rPr>
          <w:rFonts w:ascii="Times New Roman" w:eastAsia="Times New Roman" w:hAnsi="Times New Roman" w:cs="Times New Roman"/>
          <w:sz w:val="28"/>
          <w:szCs w:val="28"/>
          <w:lang w:eastAsia="be-BY"/>
        </w:rPr>
        <w:t>.40</w:t>
      </w:r>
      <w:r w:rsidRPr="00CD5347">
        <w:rPr>
          <w:rFonts w:ascii="Times New Roman" w:eastAsia="Times New Roman" w:hAnsi="Times New Roman" w:cs="Times New Roman"/>
          <w:caps/>
          <w:sz w:val="28"/>
          <w:szCs w:val="28"/>
          <w:lang w:eastAsia="be-BY"/>
        </w:rPr>
        <w:t>1</w:t>
      </w:r>
    </w:p>
    <w:p w14:paraId="3483113D" w14:textId="77777777" w:rsidR="00770DEE" w:rsidRPr="00CD5347" w:rsidRDefault="00770DEE" w:rsidP="00770DEE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caps/>
          <w:sz w:val="28"/>
          <w:szCs w:val="28"/>
          <w:lang w:eastAsia="be-BY"/>
        </w:rPr>
      </w:pPr>
    </w:p>
    <w:p w14:paraId="23391BDE" w14:textId="77777777" w:rsidR="00770DEE" w:rsidRPr="00CD5347" w:rsidRDefault="00770DEE" w:rsidP="00770DEE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caps/>
          <w:sz w:val="28"/>
          <w:szCs w:val="28"/>
          <w:lang w:eastAsia="be-BY"/>
        </w:rPr>
      </w:pPr>
    </w:p>
    <w:p w14:paraId="60EECACB" w14:textId="6DEA3A2C" w:rsidR="00770DEE" w:rsidRPr="00CD5347" w:rsidRDefault="00770DEE" w:rsidP="00770DEE">
      <w:pPr>
        <w:tabs>
          <w:tab w:val="left" w:pos="709"/>
          <w:tab w:val="left" w:pos="7230"/>
          <w:tab w:val="right" w:pos="9498"/>
        </w:tabs>
        <w:spacing w:before="2040"/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  <w:r w:rsidRPr="00CD5347">
        <w:rPr>
          <w:rFonts w:ascii="Times New Roman" w:eastAsia="Times New Roman" w:hAnsi="Times New Roman" w:cs="Times New Roman"/>
          <w:sz w:val="28"/>
          <w:szCs w:val="28"/>
          <w:lang w:eastAsia="be-BY"/>
        </w:rPr>
        <w:t>Руководитель проекта</w:t>
      </w:r>
      <w:r>
        <w:rPr>
          <w:rFonts w:ascii="Times New Roman" w:eastAsia="Times New Roman" w:hAnsi="Times New Roman" w:cs="Times New Roman"/>
          <w:sz w:val="28"/>
          <w:szCs w:val="28"/>
          <w:lang w:eastAsia="be-BY"/>
        </w:rPr>
        <w:t xml:space="preserve">                                                              </w:t>
      </w:r>
      <w:r w:rsidRPr="00CD5347">
        <w:rPr>
          <w:rFonts w:ascii="Times New Roman" w:eastAsia="Times New Roman" w:hAnsi="Times New Roman" w:cs="Times New Roman"/>
          <w:sz w:val="28"/>
          <w:szCs w:val="28"/>
          <w:lang w:eastAsia="be-BY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eastAsia="be-BY"/>
        </w:rPr>
        <w:t>А.В.Кривоше</w:t>
      </w:r>
      <w:r w:rsidR="004905FE">
        <w:rPr>
          <w:rFonts w:ascii="Times New Roman" w:eastAsia="Times New Roman" w:hAnsi="Times New Roman" w:cs="Times New Roman"/>
          <w:sz w:val="28"/>
          <w:szCs w:val="28"/>
          <w:lang w:eastAsia="be-BY"/>
        </w:rPr>
        <w:t>и</w:t>
      </w:r>
      <w:r>
        <w:rPr>
          <w:rFonts w:ascii="Times New Roman" w:eastAsia="Times New Roman" w:hAnsi="Times New Roman" w:cs="Times New Roman"/>
          <w:sz w:val="28"/>
          <w:szCs w:val="28"/>
          <w:lang w:eastAsia="be-BY"/>
        </w:rPr>
        <w:t>на</w:t>
      </w:r>
      <w:r w:rsidRPr="00CD5347">
        <w:rPr>
          <w:rFonts w:ascii="Times New Roman" w:eastAsia="Times New Roman" w:hAnsi="Times New Roman" w:cs="Times New Roman"/>
          <w:sz w:val="28"/>
          <w:szCs w:val="28"/>
          <w:lang w:eastAsia="be-BY"/>
        </w:rPr>
        <w:t>)</w:t>
      </w:r>
    </w:p>
    <w:p w14:paraId="43E6C1F6" w14:textId="77777777" w:rsidR="00770DEE" w:rsidRPr="00CD5347" w:rsidRDefault="00770DEE" w:rsidP="00770DEE">
      <w:pPr>
        <w:tabs>
          <w:tab w:val="center" w:leader="underscore" w:pos="-900"/>
          <w:tab w:val="left" w:pos="709"/>
          <w:tab w:val="left" w:pos="5812"/>
          <w:tab w:val="left" w:pos="7380"/>
          <w:tab w:val="right" w:pos="9498"/>
        </w:tabs>
        <w:spacing w:after="120"/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06ABC9A5" w14:textId="1C513B3C" w:rsidR="00770DEE" w:rsidRPr="00CD5347" w:rsidRDefault="00770DEE" w:rsidP="00770DEE">
      <w:pPr>
        <w:tabs>
          <w:tab w:val="left" w:pos="709"/>
          <w:tab w:val="left" w:pos="7230"/>
          <w:tab w:val="right" w:pos="9498"/>
          <w:tab w:val="right" w:pos="9923"/>
        </w:tabs>
        <w:spacing w:after="120"/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  <w:r w:rsidRPr="00CD5347">
        <w:rPr>
          <w:rFonts w:ascii="Times New Roman" w:eastAsia="Times New Roman" w:hAnsi="Times New Roman" w:cs="Times New Roman"/>
          <w:sz w:val="28"/>
          <w:szCs w:val="28"/>
          <w:lang w:eastAsia="be-BY"/>
        </w:rPr>
        <w:t>Обучающийся</w:t>
      </w:r>
      <w:r w:rsidRPr="00CD5347">
        <w:rPr>
          <w:rFonts w:ascii="Times New Roman" w:eastAsia="Times New Roman" w:hAnsi="Times New Roman" w:cs="Times New Roman"/>
          <w:sz w:val="28"/>
          <w:szCs w:val="28"/>
          <w:lang w:eastAsia="be-BY"/>
        </w:rPr>
        <w:tab/>
      </w:r>
      <w:r w:rsidR="00445057">
        <w:rPr>
          <w:rFonts w:ascii="Times New Roman" w:eastAsia="Times New Roman" w:hAnsi="Times New Roman" w:cs="Times New Roman"/>
          <w:sz w:val="28"/>
          <w:szCs w:val="28"/>
          <w:lang w:eastAsia="be-BY"/>
        </w:rPr>
        <w:t xml:space="preserve"> </w:t>
      </w:r>
      <w:r w:rsidRPr="00CD5347">
        <w:rPr>
          <w:rFonts w:ascii="Times New Roman" w:eastAsia="Times New Roman" w:hAnsi="Times New Roman" w:cs="Times New Roman"/>
          <w:sz w:val="28"/>
          <w:szCs w:val="28"/>
          <w:lang w:eastAsia="be-BY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eastAsia="be-BY"/>
        </w:rPr>
        <w:t>Е</w:t>
      </w:r>
      <w:r w:rsidR="00445057">
        <w:rPr>
          <w:rFonts w:ascii="Times New Roman" w:eastAsia="Times New Roman" w:hAnsi="Times New Roman" w:cs="Times New Roman"/>
          <w:sz w:val="28"/>
          <w:szCs w:val="28"/>
          <w:lang w:eastAsia="be-BY"/>
        </w:rPr>
        <w:t>.В.Тихомиров</w:t>
      </w:r>
      <w:r w:rsidRPr="00CD5347">
        <w:rPr>
          <w:rFonts w:ascii="Times New Roman" w:eastAsia="Times New Roman" w:hAnsi="Times New Roman" w:cs="Times New Roman"/>
          <w:sz w:val="28"/>
          <w:szCs w:val="28"/>
          <w:lang w:eastAsia="be-BY"/>
        </w:rPr>
        <w:t>)</w:t>
      </w:r>
    </w:p>
    <w:p w14:paraId="0763792A" w14:textId="77777777" w:rsidR="00770DEE" w:rsidRPr="00CD5347" w:rsidRDefault="00770DEE" w:rsidP="00770DEE">
      <w:pPr>
        <w:tabs>
          <w:tab w:val="left" w:pos="709"/>
          <w:tab w:val="left" w:pos="6521"/>
          <w:tab w:val="right" w:pos="9498"/>
          <w:tab w:val="right" w:pos="9923"/>
        </w:tabs>
        <w:spacing w:after="120"/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0E2BF8E8" w14:textId="77777777" w:rsidR="00770DEE" w:rsidRPr="00CD5347" w:rsidRDefault="00770DEE" w:rsidP="00770DEE">
      <w:pPr>
        <w:tabs>
          <w:tab w:val="center" w:leader="underscore" w:pos="-900"/>
          <w:tab w:val="left" w:pos="709"/>
          <w:tab w:val="left" w:pos="5812"/>
          <w:tab w:val="left" w:pos="6237"/>
          <w:tab w:val="right" w:pos="9072"/>
          <w:tab w:val="right" w:pos="9498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47F89C0C" w14:textId="77777777" w:rsidR="00770DEE" w:rsidRPr="00CD5347" w:rsidRDefault="00770DEE" w:rsidP="00770DEE">
      <w:pPr>
        <w:tabs>
          <w:tab w:val="center" w:leader="underscore" w:pos="-900"/>
          <w:tab w:val="left" w:pos="709"/>
          <w:tab w:val="left" w:pos="5812"/>
          <w:tab w:val="left" w:pos="6237"/>
          <w:tab w:val="right" w:pos="9072"/>
          <w:tab w:val="right" w:pos="9498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278741F1" w14:textId="77777777" w:rsidR="00770DEE" w:rsidRPr="00CD5347" w:rsidRDefault="00770DEE" w:rsidP="00770DEE">
      <w:pPr>
        <w:tabs>
          <w:tab w:val="center" w:leader="underscore" w:pos="-900"/>
          <w:tab w:val="left" w:pos="709"/>
          <w:tab w:val="left" w:pos="5812"/>
          <w:tab w:val="left" w:pos="6237"/>
          <w:tab w:val="right" w:pos="9072"/>
          <w:tab w:val="right" w:pos="9498"/>
        </w:tabs>
        <w:jc w:val="center"/>
        <w:rPr>
          <w:rFonts w:asciiTheme="majorHAnsi" w:eastAsiaTheme="majorEastAsia" w:hAnsiTheme="majorHAnsi" w:cstheme="majorBidi"/>
          <w:color w:val="2F5496" w:themeColor="accent1" w:themeShade="BF"/>
          <w:kern w:val="0"/>
          <w:sz w:val="28"/>
          <w:szCs w:val="28"/>
          <w:lang w:eastAsia="ru-RU"/>
          <w14:ligatures w14:val="none"/>
        </w:rPr>
      </w:pPr>
      <w:r w:rsidRPr="00CD5347">
        <w:rPr>
          <w:rFonts w:ascii="Times New Roman" w:eastAsia="Times New Roman" w:hAnsi="Times New Roman" w:cs="Times New Roman"/>
          <w:sz w:val="28"/>
          <w:szCs w:val="28"/>
          <w:lang w:eastAsia="be-BY"/>
        </w:rPr>
        <w:t>2024</w:t>
      </w:r>
      <w:r w:rsidRPr="00CD5347">
        <w:rPr>
          <w:rFonts w:ascii="Times New Roman" w:eastAsia="Times New Roman" w:hAnsi="Times New Roman" w:cs="Times New Roman"/>
          <w:sz w:val="28"/>
          <w:szCs w:val="28"/>
          <w:lang w:eastAsia="be-BY"/>
        </w:rPr>
        <w:br w:type="page"/>
      </w:r>
    </w:p>
    <w:p w14:paraId="0AF97C44" w14:textId="77777777" w:rsidR="00770DEE" w:rsidRDefault="00770DEE" w:rsidP="00770DEE">
      <w:pPr>
        <w:pStyle w:val="aff2"/>
        <w:ind w:left="709"/>
        <w:jc w:val="left"/>
        <w:sectPr w:rsidR="00770DEE" w:rsidSect="00770DEE">
          <w:footerReference w:type="default" r:id="rId8"/>
          <w:pgSz w:w="11906" w:h="16838" w:code="9"/>
          <w:pgMar w:top="1134" w:right="851" w:bottom="1134" w:left="1701" w:header="709" w:footer="709" w:gutter="0"/>
          <w:pgNumType w:start="4"/>
          <w:cols w:space="708"/>
          <w:titlePg/>
          <w:docGrid w:linePitch="360"/>
        </w:sectPr>
      </w:pPr>
    </w:p>
    <w:p w14:paraId="2020FBA5" w14:textId="77777777" w:rsidR="00770DEE" w:rsidRDefault="00770DEE" w:rsidP="00770DEE">
      <w:pPr>
        <w:pStyle w:val="aff2"/>
        <w:ind w:left="709"/>
      </w:pPr>
      <w:r>
        <w:lastRenderedPageBreak/>
        <w:t>СОДЕРЖАНИЕ</w:t>
      </w:r>
    </w:p>
    <w:p w14:paraId="2C62B299" w14:textId="77777777" w:rsidR="00770DEE" w:rsidRPr="003B4A6B" w:rsidRDefault="00770DEE" w:rsidP="00770DEE">
      <w:pPr>
        <w:pStyle w:val="12"/>
        <w:tabs>
          <w:tab w:val="right" w:pos="9344"/>
        </w:tabs>
        <w:spacing w:before="0" w:after="0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r w:rsidRPr="003B4A6B">
        <w:rPr>
          <w:rFonts w:ascii="Times New Roman" w:hAnsi="Times New Roman" w:cs="Times New Roman"/>
          <w:b w:val="0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52" behindDoc="1" locked="1" layoutInCell="1" allowOverlap="1" wp14:anchorId="5B729585" wp14:editId="55DEEC9A">
                <wp:simplePos x="0" y="0"/>
                <wp:positionH relativeFrom="leftMargin">
                  <wp:posOffset>899795</wp:posOffset>
                </wp:positionH>
                <wp:positionV relativeFrom="topMargin">
                  <wp:posOffset>183515</wp:posOffset>
                </wp:positionV>
                <wp:extent cx="6479540" cy="10331450"/>
                <wp:effectExtent l="0" t="0" r="16510" b="31750"/>
                <wp:wrapNone/>
                <wp:docPr id="1891100837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9540" cy="10331450"/>
                          <a:chOff x="1188" y="1327"/>
                          <a:chExt cx="10347" cy="15169"/>
                        </a:xfrm>
                      </wpg:grpSpPr>
                      <wpg:grpSp>
                        <wpg:cNvPr id="219281316" name="Group 4"/>
                        <wpg:cNvGrpSpPr>
                          <a:grpSpLocks/>
                        </wpg:cNvGrpSpPr>
                        <wpg:grpSpPr bwMode="auto">
                          <a:xfrm>
                            <a:off x="1188" y="1327"/>
                            <a:ext cx="10347" cy="15169"/>
                            <a:chOff x="1188" y="1222"/>
                            <a:chExt cx="10347" cy="15169"/>
                          </a:xfrm>
                        </wpg:grpSpPr>
                        <wps:wsp>
                          <wps:cNvPr id="137185900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42" y="15311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1821813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20" y="15312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188517453" name="Group 7"/>
                          <wpg:cNvGrpSpPr>
                            <a:grpSpLocks/>
                          </wpg:cNvGrpSpPr>
                          <wpg:grpSpPr bwMode="auto">
                            <a:xfrm>
                              <a:off x="1188" y="1222"/>
                              <a:ext cx="10347" cy="15169"/>
                              <a:chOff x="1188" y="1361"/>
                              <a:chExt cx="10347" cy="15169"/>
                            </a:xfrm>
                          </wpg:grpSpPr>
                          <wps:wsp>
                            <wps:cNvPr id="119464023" name="Line 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07" y="14383"/>
                                <a:ext cx="1" cy="213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465937669" name="Group 9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88" y="1361"/>
                                <a:ext cx="10347" cy="15169"/>
                                <a:chOff x="1188" y="1361"/>
                                <a:chExt cx="10347" cy="15169"/>
                              </a:xfrm>
                            </wpg:grpSpPr>
                            <wps:wsp>
                              <wps:cNvPr id="1657717490" name="Line 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00" y="15186"/>
                                  <a:ext cx="1032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307860480" name="Group 1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88" y="1361"/>
                                  <a:ext cx="10347" cy="15169"/>
                                  <a:chOff x="1188" y="1361"/>
                                  <a:chExt cx="10347" cy="15169"/>
                                </a:xfrm>
                              </wpg:grpSpPr>
                              <wps:wsp>
                                <wps:cNvPr id="1329005354" name="Rectangle 12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1191" y="1361"/>
                                    <a:ext cx="10344" cy="151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87004996" name="Line 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702" y="14383"/>
                                    <a:ext cx="1" cy="7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22399606" name="Line 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6" y="14375"/>
                                    <a:ext cx="1032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46102062" name="Line 1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12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77589229" name="Line 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710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92443196" name="Line 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548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93598425" name="Line 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301" y="15191"/>
                                    <a:ext cx="2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85489983" name="Line 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997"/>
                                    <a:ext cx="389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94416749" name="Line 2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6267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1380246" name="Rectangle 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22" y="14941"/>
                                    <a:ext cx="452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B8892FD" w14:textId="77777777" w:rsidR="00770DEE" w:rsidRDefault="00770DEE" w:rsidP="00770DEE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415769578" name="Rectangle 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31" y="14941"/>
                                    <a:ext cx="563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A3CDAA0" w14:textId="77777777" w:rsidR="00770DEE" w:rsidRDefault="00770DEE" w:rsidP="00770DEE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09193678" name="Rectangle 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54" y="14941"/>
                                    <a:ext cx="1316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79894B4" w14:textId="77777777" w:rsidR="00770DEE" w:rsidRDefault="00770DEE" w:rsidP="00770DEE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942552736" name="Rectangle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743" y="14941"/>
                                    <a:ext cx="785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6BF28D6" w14:textId="77777777" w:rsidR="00770DEE" w:rsidRDefault="00770DEE" w:rsidP="00770DEE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Подпись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153532046" name="Rectangle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72" y="14941"/>
                                    <a:ext cx="511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70F4E2A" w14:textId="77777777" w:rsidR="00770DEE" w:rsidRDefault="00770DEE" w:rsidP="00770DEE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 w:rsidRPr="0072611F">
                                        <w:rPr>
                                          <w:sz w:val="16"/>
                                          <w:szCs w:val="16"/>
                                        </w:rPr>
                                        <w:t>Дат</w:t>
                                      </w:r>
                                      <w:r w:rsidRPr="0072611F">
                                        <w:rPr>
                                          <w:sz w:val="16"/>
                                          <w:szCs w:val="16"/>
                                          <w:lang w:val="ru-RU"/>
                                        </w:rPr>
                                        <w:t>а</w:t>
                                      </w:r>
                                      <w:r>
                                        <w:rPr>
                                          <w:sz w:val="18"/>
                                        </w:rPr>
                                        <w:t>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698763785" name="Rectangle 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20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6281133" w14:textId="77777777" w:rsidR="00770DEE" w:rsidRDefault="00770DEE" w:rsidP="00770DEE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416841740" name="Rectangle 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48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154F416" w14:textId="77777777" w:rsidR="00770DEE" w:rsidRDefault="00770DEE" w:rsidP="00770DEE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827203353" name="Rectangle 2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64" y="14477"/>
                                    <a:ext cx="6219" cy="59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2FE5D77" w14:textId="59BCF746" w:rsidR="00770DEE" w:rsidRPr="002802B0" w:rsidRDefault="00770DEE" w:rsidP="00770DEE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Times New Roman" w:hAnsi="Times New Roman"/>
                                          <w:sz w:val="44"/>
                                          <w:szCs w:val="44"/>
                                          <w:lang w:val="ru-RU"/>
                                        </w:rPr>
                                      </w:pPr>
                                      <w:r w:rsidRPr="002802B0">
                                        <w:rPr>
                                          <w:rFonts w:ascii="Times New Roman" w:hAnsi="Times New Roman"/>
                                          <w:caps/>
                                          <w:sz w:val="44"/>
                                          <w:szCs w:val="44"/>
                                          <w:lang w:val="ru-RU"/>
                                        </w:rPr>
                                        <w:t>КП</w:t>
                                      </w:r>
                                      <w:r w:rsidRPr="002802B0">
                                        <w:rPr>
                                          <w:rFonts w:ascii="Times New Roman" w:hAnsi="Times New Roman"/>
                                          <w:caps/>
                                          <w:sz w:val="44"/>
                                          <w:szCs w:val="44"/>
                                        </w:rPr>
                                        <w:t xml:space="preserve"> Т.</w:t>
                                      </w:r>
                                      <w:r w:rsidRPr="002E738E">
                                        <w:rPr>
                                          <w:caps/>
                                          <w:sz w:val="44"/>
                                          <w:szCs w:val="44"/>
                                          <w:lang w:val="ru-RU"/>
                                        </w:rPr>
                                        <w:t>19</w:t>
                                      </w:r>
                                      <w:r w:rsidR="001D0258">
                                        <w:rPr>
                                          <w:caps/>
                                          <w:sz w:val="44"/>
                                          <w:szCs w:val="44"/>
                                          <w:lang w:val="ru-RU"/>
                                        </w:rPr>
                                        <w:t>7</w:t>
                                      </w:r>
                                      <w:r w:rsidRPr="002E738E">
                                        <w:rPr>
                                          <w:caps/>
                                          <w:sz w:val="44"/>
                                          <w:szCs w:val="44"/>
                                          <w:lang w:val="ru-RU"/>
                                        </w:rPr>
                                        <w:t>0</w:t>
                                      </w:r>
                                      <w:r w:rsidR="001D0258">
                                        <w:rPr>
                                          <w:caps/>
                                          <w:sz w:val="44"/>
                                          <w:szCs w:val="44"/>
                                          <w:lang w:val="ru-RU"/>
                                        </w:rPr>
                                        <w:t>20</w:t>
                                      </w:r>
                                      <w:r w:rsidRPr="002802B0">
                                        <w:rPr>
                                          <w:rFonts w:ascii="Times New Roman" w:hAnsi="Times New Roman"/>
                                          <w:caps/>
                                          <w:sz w:val="44"/>
                                          <w:szCs w:val="44"/>
                                        </w:rPr>
                                        <w:t>.</w:t>
                                      </w:r>
                                      <w:r w:rsidRPr="002802B0">
                                        <w:rPr>
                                          <w:rFonts w:ascii="Times New Roman" w:hAnsi="Times New Roman"/>
                                          <w:caps/>
                                          <w:sz w:val="44"/>
                                          <w:szCs w:val="44"/>
                                          <w:lang w:val="en-US"/>
                                        </w:rPr>
                                        <w:t>4</w:t>
                                      </w:r>
                                      <w:r w:rsidRPr="002802B0">
                                        <w:rPr>
                                          <w:rFonts w:ascii="Times New Roman" w:hAnsi="Times New Roman"/>
                                          <w:caps/>
                                          <w:sz w:val="44"/>
                                          <w:szCs w:val="44"/>
                                        </w:rPr>
                                        <w:t>0</w:t>
                                      </w:r>
                                      <w:r w:rsidRPr="002802B0">
                                        <w:rPr>
                                          <w:rFonts w:ascii="Times New Roman" w:hAnsi="Times New Roman"/>
                                          <w:caps/>
                                          <w:sz w:val="44"/>
                                          <w:szCs w:val="44"/>
                                          <w:lang w:val="ru-RU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792514426" name="Line 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206" y="14917"/>
                                    <a:ext cx="38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97361902" name="Line 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4645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43867938" name="Line 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88" y="15726"/>
                                    <a:ext cx="389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8287149" name="Line 3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454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1876105000" name="Group 3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212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1367846686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EF5E983" w14:textId="77777777" w:rsidR="00770DEE" w:rsidRDefault="00770DEE" w:rsidP="00770DEE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Разраб.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1907082396" name="Rectangle 3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0527383" w14:textId="683C3EC2" w:rsidR="00770DEE" w:rsidRPr="006B7C1B" w:rsidRDefault="00445057" w:rsidP="00770DEE">
                                        <w:pPr>
                                          <w:pStyle w:val="a6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Тихомиров</w:t>
                                        </w:r>
                                        <w:r w:rsidR="00770DEE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 xml:space="preserve"> Е.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В</w:t>
                                        </w:r>
                                        <w:r w:rsidR="00770DEE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535033729" name="Group 3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478"/>
                                    <a:ext cx="2623" cy="236"/>
                                    <a:chOff x="0" y="0"/>
                                    <a:chExt cx="21294" cy="20000"/>
                                  </a:xfrm>
                                </wpg:grpSpPr>
                                <wps:wsp>
                                  <wps:cNvPr id="118008914" name="Rectangle 3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3D812C2" w14:textId="77777777" w:rsidR="00770DEE" w:rsidRDefault="00770DEE" w:rsidP="00770DEE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Провер.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1166520308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169" y="0"/>
                                      <a:ext cx="12125" cy="195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25D98650" w14:textId="44C946C2" w:rsidR="00770DEE" w:rsidRPr="004905FE" w:rsidRDefault="004905FE" w:rsidP="00770DEE">
                                        <w:pPr>
                                          <w:pStyle w:val="a6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r w:rsidRPr="004905FE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eastAsia="be-BY"/>
                                          </w:rPr>
                                          <w:t>Кривошеина</w:t>
                                        </w:r>
                                        <w:r w:rsidRPr="004905FE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 w:rsidR="00770DEE" w:rsidRPr="004905FE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А.В.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860590731" name="Group 3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749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13894024" name="Rectangle 4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9F9C2E2" w14:textId="77777777" w:rsidR="00770DEE" w:rsidRDefault="00770DEE" w:rsidP="00770DEE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Реценз.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650772579" name="Rectangle 4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74F7B0B" w14:textId="77777777" w:rsidR="00770DEE" w:rsidRPr="009C62C2" w:rsidRDefault="00770DEE" w:rsidP="00770DEE">
                                        <w:pPr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20"/>
                                            <w:lang w:eastAsia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892335319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013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585500337" name="Rectangle 4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5A16381" w14:textId="77777777" w:rsidR="00770DEE" w:rsidRDefault="00770DEE" w:rsidP="00770DEE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Н. Контр.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1340289374" name="Rectangle 4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27D6E5F7" w14:textId="77777777" w:rsidR="00770DEE" w:rsidRDefault="00770DEE" w:rsidP="00770DEE">
                                        <w:pPr>
                                          <w:pStyle w:val="a6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247963125" name="Group 4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2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745442366" name="Rectangle 4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2BA8166C" w14:textId="77777777" w:rsidR="00770DEE" w:rsidRDefault="00770DEE" w:rsidP="00770DEE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Утверд.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1845759153" name="Rectangle 4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9915EF6" w14:textId="77777777" w:rsidR="00770DEE" w:rsidRDefault="00770DEE" w:rsidP="00770DEE">
                                        <w:pPr>
                                          <w:pStyle w:val="a6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1306575078" name="Line 4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1" y="15191"/>
                                    <a:ext cx="1" cy="133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71327738" name="Line 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5" y="15457"/>
                                    <a:ext cx="306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93871391" name="Line 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7" y="15726"/>
                                    <a:ext cx="3067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33640078" name="Line 5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139" y="15191"/>
                                    <a:ext cx="1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74698456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205"/>
                                    <a:ext cx="755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12DF616" w14:textId="77777777" w:rsidR="00770DEE" w:rsidRDefault="00770DEE" w:rsidP="00770DEE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Лит.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30251457" name="Rectangle 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85" y="15205"/>
                                    <a:ext cx="119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B47D389" w14:textId="77777777" w:rsidR="00770DEE" w:rsidRDefault="00770DEE" w:rsidP="00770DEE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786576406" name="Rectangle 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942"/>
                                    <a:ext cx="2870" cy="3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7523750" w14:textId="77777777" w:rsidR="00770DEE" w:rsidRDefault="00770DEE" w:rsidP="00770DEE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163212374" name="Rectangle 5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224" y="15480"/>
                                    <a:ext cx="110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E6C193A" w14:textId="77777777" w:rsidR="00770DEE" w:rsidRPr="007921AA" w:rsidRDefault="00770DEE" w:rsidP="00770DEE">
                                      <w:pPr>
                                        <w:pStyle w:val="a6"/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lang w:val="en-US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98961098" name="Rectangle 5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699" y="15480"/>
                                    <a:ext cx="369" cy="2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DF2F263" w14:textId="77777777" w:rsidR="00770DEE" w:rsidRDefault="00770DEE" w:rsidP="00770DEE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1541656539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701" y="15791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729585" id="Группа 2" o:spid="_x0000_s1026" style="position:absolute;left:0;text-align:left;margin-left:70.85pt;margin-top:14.45pt;width:510.2pt;height:813.5pt;z-index:-251658228;mso-position-horizontal-relative:left-margin-area;mso-position-vertical-relative:top-margin-area" coordorigin="1188,1327" coordsize="10347,151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">
                <v:group id="Group 4" o:spid="_x0000_s1027" style="position:absolute;left:1188;top:1327;width:10347;height:15169" coordorigin="1188,1222" coordsize="10347,15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">
                  <v:line id="Line 5" o:spid="_x0000_s1028" style="position:absolute;visibility:visible;mso-wrap-style:square" from="8742,15311" to="8743,15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" strokeweight="1pt"/>
                  <v:line id="Line 6" o:spid="_x0000_s1029" style="position:absolute;visibility:visible;mso-wrap-style:square" from="9020,15312" to="9021,1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" strokeweight="1pt"/>
                  <v:group id="Group 7" o:spid="_x0000_s1030" style="position:absolute;left:1188;top:1222;width:10347;height:15169" coordorigin="1188,1361" coordsize="10347,15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">
                    <v:line id="Line 8" o:spid="_x0000_s1031" style="position:absolute;visibility:visible;mso-wrap-style:square" from="5107,14383" to="5108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" strokeweight="2pt"/>
                    <v:group id="Group 9" o:spid="_x0000_s1032" style="position:absolute;left:1188;top:1361;width:10347;height:15169" coordorigin="1188,1361" coordsize="10347,15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">
                      <v:line id="Line 10" o:spid="_x0000_s1033" style="position:absolute;visibility:visible;mso-wrap-style:square" from="1200,15186" to="11529,15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" strokeweight="2pt"/>
                      <v:group id="Group 11" o:spid="_x0000_s1034" style="position:absolute;left:1188;top:1361;width:10347;height:15169" coordorigin="1188,1361" coordsize="10347,15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">
                        <v:rect id="Rectangle 12" o:spid="_x0000_s1035" style="position:absolute;left:1191;top:1361;width:10344;height:15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" filled="f" strokeweight="2pt">
                          <o:lock v:ext="edit" aspectratio="t"/>
                        </v:rect>
                        <v:line id="Line 13" o:spid="_x0000_s1036" style="position:absolute;visibility:visible;mso-wrap-style:square" from="1702,14383" to="1703,1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" strokeweight="2pt"/>
                        <v:line id="Line 14" o:spid="_x0000_s1037" style="position:absolute;visibility:visible;mso-wrap-style:square" from="1196,14375" to="11525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" strokeweight="2pt"/>
                        <v:line id="Line 15" o:spid="_x0000_s1038" style="position:absolute;visibility:visible;mso-wrap-style:square" from="2312,14390" to="2313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" strokeweight="2pt"/>
                        <v:line id="Line 16" o:spid="_x0000_s1039" style="position:absolute;visibility:visible;mso-wrap-style:square" from="3710,14390" to="3711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" strokeweight="2pt"/>
                        <v:line id="Line 17" o:spid="_x0000_s1040" style="position:absolute;visibility:visible;mso-wrap-style:square" from="4548,14390" to="4549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" strokeweight="2pt"/>
                        <v:line id="Line 18" o:spid="_x0000_s1041" style="position:absolute;visibility:visible;mso-wrap-style:square" from="9301,15191" to="9303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" strokeweight="2pt"/>
                        <v:line id="Line 19" o:spid="_x0000_s1042" style="position:absolute;visibility:visible;mso-wrap-style:square" from="1199,15997" to="5097,15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" strokeweight="1pt"/>
                        <v:line id="Line 20" o:spid="_x0000_s1043" style="position:absolute;visibility:visible;mso-wrap-style:square" from="1199,16267" to="5097,16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" strokeweight="1pt"/>
                        <v:rect id="Rectangle 21" o:spid="_x0000_s1044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" filled="f" stroked="f" strokeweight=".25pt">
                          <v:textbox inset="1pt,1pt,1pt,1pt">
                            <w:txbxContent>
                              <w:p w14:paraId="5B8892FD" w14:textId="77777777" w:rsidR="00770DEE" w:rsidRDefault="00770DEE" w:rsidP="00770DEE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v:textbox>
                        </v:rect>
                        <v:rect id="Rectangle 22" o:spid="_x0000_s1045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" filled="f" stroked="f" strokeweight=".25pt">
                          <v:textbox inset="1pt,1pt,1pt,1pt">
                            <w:txbxContent>
                              <w:p w14:paraId="2A3CDAA0" w14:textId="77777777" w:rsidR="00770DEE" w:rsidRDefault="00770DEE" w:rsidP="00770DEE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3" o:spid="_x0000_s1046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" filled="f" stroked="f" strokeweight=".25pt">
                          <v:textbox inset="1pt,1pt,1pt,1pt">
                            <w:txbxContent>
                              <w:p w14:paraId="279894B4" w14:textId="77777777" w:rsidR="00770DEE" w:rsidRDefault="00770DEE" w:rsidP="00770DEE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v:textbox>
                        </v:rect>
                        <v:rect id="Rectangle 24" o:spid="_x0000_s1047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" filled="f" stroked="f" strokeweight=".25pt">
                          <v:textbox inset="1pt,1pt,1pt,1pt">
                            <w:txbxContent>
                              <w:p w14:paraId="06BF28D6" w14:textId="77777777" w:rsidR="00770DEE" w:rsidRDefault="00770DEE" w:rsidP="00770DEE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v:textbox>
                        </v:rect>
                        <v:rect id="Rectangle 25" o:spid="_x0000_s1048" style="position:absolute;left:4572;top:14941;width:51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" filled="f" stroked="f" strokeweight=".25pt">
                          <v:textbox inset="1pt,1pt,1pt,1pt">
                            <w:txbxContent>
                              <w:p w14:paraId="670F4E2A" w14:textId="77777777" w:rsidR="00770DEE" w:rsidRDefault="00770DEE" w:rsidP="00770DEE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</w:rPr>
                                </w:pPr>
                                <w:r w:rsidRPr="0072611F">
                                  <w:rPr>
                                    <w:sz w:val="16"/>
                                    <w:szCs w:val="16"/>
                                  </w:rPr>
                                  <w:t>Дат</w:t>
                                </w:r>
                                <w:r w:rsidRPr="0072611F"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а</w:t>
                                </w:r>
                                <w:r>
                                  <w:rPr>
                                    <w:sz w:val="18"/>
                                  </w:rPr>
                                  <w:t>а</w:t>
                                </w:r>
                              </w:p>
                            </w:txbxContent>
                          </v:textbox>
                        </v:rect>
                        <v:rect id="Rectangle 26" o:spid="_x0000_s1049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" filled="f" stroked="f" strokeweight=".25pt">
                          <v:textbox inset="1pt,1pt,1pt,1pt">
                            <w:txbxContent>
                              <w:p w14:paraId="36281133" w14:textId="77777777" w:rsidR="00770DEE" w:rsidRDefault="00770DEE" w:rsidP="00770DEE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7" o:spid="_x0000_s1050" style="position:absolute;left:9342;top:1548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" filled="f" stroked="f" strokeweight=".25pt">
                          <v:textbox inset="1pt,1pt,1pt,1pt">
                            <w:txbxContent>
                              <w:p w14:paraId="4154F416" w14:textId="77777777" w:rsidR="00770DEE" w:rsidRDefault="00770DEE" w:rsidP="00770DEE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rect>
                        <v:rect id="Rectangle 28" o:spid="_x0000_s1051" style="position:absolute;left:5164;top:14477;width:6219;height: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" filled="f" stroked="f" strokeweight=".25pt">
                          <v:textbox inset="1pt,1pt,1pt,1pt">
                            <w:txbxContent>
                              <w:p w14:paraId="62FE5D77" w14:textId="59BCF746" w:rsidR="00770DEE" w:rsidRPr="002802B0" w:rsidRDefault="00770DEE" w:rsidP="00770DEE">
                                <w:pPr>
                                  <w:pStyle w:val="a6"/>
                                  <w:jc w:val="center"/>
                                  <w:rPr>
                                    <w:rFonts w:ascii="Times New Roman" w:hAnsi="Times New Roman"/>
                                    <w:sz w:val="44"/>
                                    <w:szCs w:val="44"/>
                                    <w:lang w:val="ru-RU"/>
                                  </w:rPr>
                                </w:pPr>
                                <w:r w:rsidRPr="002802B0">
                                  <w:rPr>
                                    <w:rFonts w:ascii="Times New Roman" w:hAnsi="Times New Roman"/>
                                    <w:caps/>
                                    <w:sz w:val="44"/>
                                    <w:szCs w:val="44"/>
                                    <w:lang w:val="ru-RU"/>
                                  </w:rPr>
                                  <w:t>КП</w:t>
                                </w:r>
                                <w:r w:rsidRPr="002802B0">
                                  <w:rPr>
                                    <w:rFonts w:ascii="Times New Roman" w:hAnsi="Times New Roman"/>
                                    <w:caps/>
                                    <w:sz w:val="44"/>
                                    <w:szCs w:val="44"/>
                                  </w:rPr>
                                  <w:t xml:space="preserve"> Т.</w:t>
                                </w:r>
                                <w:r w:rsidRPr="002E738E">
                                  <w:rPr>
                                    <w:caps/>
                                    <w:sz w:val="44"/>
                                    <w:szCs w:val="44"/>
                                    <w:lang w:val="ru-RU"/>
                                  </w:rPr>
                                  <w:t>19</w:t>
                                </w:r>
                                <w:r w:rsidR="001D0258">
                                  <w:rPr>
                                    <w:caps/>
                                    <w:sz w:val="44"/>
                                    <w:szCs w:val="44"/>
                                    <w:lang w:val="ru-RU"/>
                                  </w:rPr>
                                  <w:t>7</w:t>
                                </w:r>
                                <w:r w:rsidRPr="002E738E">
                                  <w:rPr>
                                    <w:caps/>
                                    <w:sz w:val="44"/>
                                    <w:szCs w:val="44"/>
                                    <w:lang w:val="ru-RU"/>
                                  </w:rPr>
                                  <w:t>0</w:t>
                                </w:r>
                                <w:r w:rsidR="001D0258">
                                  <w:rPr>
                                    <w:caps/>
                                    <w:sz w:val="44"/>
                                    <w:szCs w:val="44"/>
                                    <w:lang w:val="ru-RU"/>
                                  </w:rPr>
                                  <w:t>20</w:t>
                                </w:r>
                                <w:r w:rsidRPr="002802B0">
                                  <w:rPr>
                                    <w:rFonts w:ascii="Times New Roman" w:hAnsi="Times New Roman"/>
                                    <w:caps/>
                                    <w:sz w:val="44"/>
                                    <w:szCs w:val="44"/>
                                  </w:rPr>
                                  <w:t>.</w:t>
                                </w:r>
                                <w:r w:rsidRPr="002802B0">
                                  <w:rPr>
                                    <w:rFonts w:ascii="Times New Roman" w:hAnsi="Times New Roman"/>
                                    <w:caps/>
                                    <w:sz w:val="44"/>
                                    <w:szCs w:val="44"/>
                                    <w:lang w:val="en-US"/>
                                  </w:rPr>
                                  <w:t>4</w:t>
                                </w:r>
                                <w:r w:rsidRPr="002802B0">
                                  <w:rPr>
                                    <w:rFonts w:ascii="Times New Roman" w:hAnsi="Times New Roman"/>
                                    <w:caps/>
                                    <w:sz w:val="44"/>
                                    <w:szCs w:val="44"/>
                                  </w:rPr>
                                  <w:t>0</w:t>
                                </w:r>
                                <w:r w:rsidRPr="002802B0">
                                  <w:rPr>
                                    <w:rFonts w:ascii="Times New Roman" w:hAnsi="Times New Roman"/>
                                    <w:caps/>
                                    <w:sz w:val="44"/>
                                    <w:szCs w:val="44"/>
                                    <w:lang w:val="ru-RU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rect>
                        <v:line id="Line 29" o:spid="_x0000_s1052" style="position:absolute;visibility:visible;mso-wrap-style:square" from="1206,14917" to="5105,1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" strokeweight="2pt"/>
                        <v:line id="Line 30" o:spid="_x0000_s1053" style="position:absolute;visibility:visible;mso-wrap-style:square" from="1199,14645" to="5097,1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" strokeweight="1pt"/>
                        <v:line id="Line 31" o:spid="_x0000_s1054" style="position:absolute;visibility:visible;mso-wrap-style:square" from="1188,15726" to="5086,15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" strokeweight="1pt"/>
                        <v:line id="Line 32" o:spid="_x0000_s1055" style="position:absolute;visibility:visible;mso-wrap-style:square" from="1199,15454" to="5097,15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" strokeweight="1pt"/>
                        <v:group id="Group 33" o:spid="_x0000_s1056" style="position:absolute;left:1214;top:15212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">
                          <v:rect id="Rectangle 34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" filled="f" stroked="f" strokeweight=".25pt">
                            <v:textbox inset="1pt,1pt,1pt,1pt">
                              <w:txbxContent>
                                <w:p w14:paraId="6EF5E983" w14:textId="77777777" w:rsidR="00770DEE" w:rsidRDefault="00770DEE" w:rsidP="00770DEE">
                                  <w:pPr>
                                    <w:pStyle w:val="a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Разраб.</w:t>
                                  </w:r>
                                </w:p>
                              </w:txbxContent>
                            </v:textbox>
                          </v:rect>
                          <v:rect id="Rectangle 35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" filled="f" stroked="f" strokeweight=".25pt">
                            <v:textbox inset="1pt,1pt,1pt,1pt">
                              <w:txbxContent>
                                <w:p w14:paraId="50527383" w14:textId="683C3EC2" w:rsidR="00770DEE" w:rsidRPr="006B7C1B" w:rsidRDefault="00445057" w:rsidP="00770DEE">
                                  <w:pPr>
                                    <w:pStyle w:val="a6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Тихомиров</w:t>
                                  </w:r>
                                  <w:r w:rsidR="00770DEE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 xml:space="preserve"> Е.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В</w:t>
                                  </w:r>
                                  <w:r w:rsidR="00770DEE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6" o:spid="_x0000_s1059" style="position:absolute;left:1214;top:15478;width:2623;height:236" coordsize="21294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">
                          <v:rect id="Rectangle 37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14:paraId="03D812C2" w14:textId="77777777" w:rsidR="00770DEE" w:rsidRDefault="00770DEE" w:rsidP="00770DEE">
                                  <w:pPr>
                                    <w:pStyle w:val="a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Провер.</w:t>
                                  </w:r>
                                </w:p>
                              </w:txbxContent>
                            </v:textbox>
                          </v:rect>
                          <v:rect id="Rectangle 38" o:spid="_x0000_s1061" style="position:absolute;left:9169;width:12125;height:19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" filled="f" stroked="f" strokeweight=".25pt">
                            <v:textbox inset="1pt,1pt,1pt,1pt">
                              <w:txbxContent>
                                <w:p w14:paraId="25D98650" w14:textId="44C946C2" w:rsidR="00770DEE" w:rsidRPr="004905FE" w:rsidRDefault="004905FE" w:rsidP="00770DEE">
                                  <w:pPr>
                                    <w:pStyle w:val="a6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 w:rsidRPr="004905FE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eastAsia="be-BY"/>
                                    </w:rPr>
                                    <w:t>Кривошеина</w:t>
                                  </w:r>
                                  <w:r w:rsidRPr="004905FE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 xml:space="preserve"> </w:t>
                                  </w:r>
                                  <w:r w:rsidR="00770DEE" w:rsidRPr="004905FE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А.В.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9" o:spid="_x0000_s1062" style="position:absolute;left:1214;top:15749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">
                          <v:rect id="Rectangle 40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" filled="f" stroked="f" strokeweight=".25pt">
                            <v:textbox inset="1pt,1pt,1pt,1pt">
                              <w:txbxContent>
                                <w:p w14:paraId="69F9C2E2" w14:textId="77777777" w:rsidR="00770DEE" w:rsidRDefault="00770DEE" w:rsidP="00770DEE">
                                  <w:pPr>
                                    <w:pStyle w:val="a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Реценз.</w:t>
                                  </w:r>
                                </w:p>
                              </w:txbxContent>
                            </v:textbox>
                          </v:rect>
                          <v:rect id="Rectangle 41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" filled="f" stroked="f" strokeweight=".25pt">
                            <v:textbox inset="1pt,1pt,1pt,1pt">
                              <w:txbxContent>
                                <w:p w14:paraId="474F7B0B" w14:textId="77777777" w:rsidR="00770DEE" w:rsidRPr="009C62C2" w:rsidRDefault="00770DEE" w:rsidP="00770DEE">
                                  <w:pP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20"/>
                                      <w:lang w:eastAsia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2" o:spid="_x0000_s1065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tG+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">
                          <v:rect id="Rectangle 43" o:spid="_x0000_s10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" filled="f" stroked="f" strokeweight=".25pt">
                            <v:textbox inset="1pt,1pt,1pt,1pt">
                              <w:txbxContent>
                                <w:p w14:paraId="05A16381" w14:textId="77777777" w:rsidR="00770DEE" w:rsidRDefault="00770DEE" w:rsidP="00770DEE">
                                  <w:pPr>
                                    <w:pStyle w:val="a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Н. Контр.</w:t>
                                  </w:r>
                                </w:p>
                              </w:txbxContent>
                            </v:textbox>
                          </v:rect>
                          <v:rect id="Rectangle 44" o:spid="_x0000_s10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" filled="f" stroked="f" strokeweight=".25pt">
                            <v:textbox inset="1pt,1pt,1pt,1pt">
                              <w:txbxContent>
                                <w:p w14:paraId="27D6E5F7" w14:textId="77777777" w:rsidR="00770DEE" w:rsidRDefault="00770DEE" w:rsidP="00770DEE">
                                  <w:pPr>
                                    <w:pStyle w:val="a6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5" o:spid="_x0000_s1068" style="position:absolute;left:1214;top:162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">
                          <v:rect id="Rectangle 46" o:spid="_x0000_s10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" filled="f" stroked="f" strokeweight=".25pt">
                            <v:textbox inset="1pt,1pt,1pt,1pt">
                              <w:txbxContent>
                                <w:p w14:paraId="2BA8166C" w14:textId="77777777" w:rsidR="00770DEE" w:rsidRDefault="00770DEE" w:rsidP="00770DEE">
                                  <w:pPr>
                                    <w:pStyle w:val="a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Утверд.</w:t>
                                  </w:r>
                                </w:p>
                              </w:txbxContent>
                            </v:textbox>
                          </v:rect>
                          <v:rect id="Rectangle 47" o:spid="_x0000_s10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" filled="f" stroked="f" strokeweight=".25pt">
                            <v:textbox inset="1pt,1pt,1pt,1pt">
                              <w:txbxContent>
                                <w:p w14:paraId="09915EF6" w14:textId="77777777" w:rsidR="00770DEE" w:rsidRDefault="00770DEE" w:rsidP="00770DEE">
                                  <w:pPr>
                                    <w:pStyle w:val="a6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line id="Line 48" o:spid="_x0000_s1071" style="position:absolute;visibility:visible;mso-wrap-style:square" from="8461,15191" to="8462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" strokeweight="2pt"/>
                        <v:line id="Line 50" o:spid="_x0000_s1072" style="position:absolute;visibility:visible;mso-wrap-style:square" from="8465,15457" to="11532,15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" strokeweight="2pt"/>
                        <v:line id="Line 51" o:spid="_x0000_s1073" style="position:absolute;visibility:visible;mso-wrap-style:square" from="8467,15726" to="11534,15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" strokeweight="2pt"/>
                        <v:line id="Line 52" o:spid="_x0000_s1074" style="position:absolute;visibility:visible;mso-wrap-style:square" from="10139,15191" to="10140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" strokeweight="2pt"/>
                        <v:rect id="Rectangle 53" o:spid="_x0000_s1075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" filled="f" stroked="f" strokeweight=".25pt">
                          <v:textbox inset="1pt,1pt,1pt,1pt">
                            <w:txbxContent>
                              <w:p w14:paraId="512DF616" w14:textId="77777777" w:rsidR="00770DEE" w:rsidRDefault="00770DEE" w:rsidP="00770DEE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Лит.</w:t>
                                </w:r>
                              </w:p>
                            </w:txbxContent>
                          </v:textbox>
                        </v:rect>
                        <v:rect id="Rectangle 54" o:spid="_x0000_s1076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" filled="f" stroked="f" strokeweight=".25pt">
                          <v:textbox inset="1pt,1pt,1pt,1pt">
                            <w:txbxContent>
                              <w:p w14:paraId="0B47D389" w14:textId="77777777" w:rsidR="00770DEE" w:rsidRDefault="00770DEE" w:rsidP="00770DEE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Rectangle 55" o:spid="_x0000_s1077" style="position:absolute;left:8505;top:15942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" filled="f" stroked="f" strokeweight=".25pt">
                          <v:textbox inset="1pt,1pt,1pt,1pt">
                            <w:txbxContent>
                              <w:p w14:paraId="37523750" w14:textId="77777777" w:rsidR="00770DEE" w:rsidRDefault="00770DEE" w:rsidP="00770DEE">
                                <w:pPr>
                                  <w:pStyle w:val="a6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rect id="Rectangle 56" o:spid="_x0000_s1078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" filled="f" stroked="f" strokeweight=".25pt">
                          <v:textbox inset="1pt,1pt,1pt,1pt">
                            <w:txbxContent>
                              <w:p w14:paraId="4E6C193A" w14:textId="77777777" w:rsidR="00770DEE" w:rsidRPr="007921AA" w:rsidRDefault="00770DEE" w:rsidP="00770DEE">
                                <w:pPr>
                                  <w:pStyle w:val="a6"/>
                                  <w:jc w:val="center"/>
                                  <w:rPr>
                                    <w:color w:val="000000" w:themeColor="text1"/>
                                    <w:sz w:val="18"/>
                                    <w:lang w:val="en-US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57" o:spid="_x0000_s1079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" filled="f" stroked="f" strokeweight=".25pt">
                          <v:textbox inset="1pt,1pt,1pt,1pt">
                            <w:txbxContent>
                              <w:p w14:paraId="2DF2F263" w14:textId="77777777" w:rsidR="00770DEE" w:rsidRDefault="00770DEE" w:rsidP="00770DEE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v:rect id="Rectangle 58" o:spid="_x0000_s1080" style="position:absolute;left:10701;top:15791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" stroked="f"/>
                <w10:wrap anchorx="margin" anchory="margin"/>
                <w10:anchorlock/>
              </v:group>
            </w:pict>
          </mc:Fallback>
        </mc:AlternateContent>
      </w:r>
      <w:r w:rsidRPr="003B4A6B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3B4A6B">
        <w:rPr>
          <w:rFonts w:ascii="Times New Roman" w:hAnsi="Times New Roman" w:cs="Times New Roman"/>
          <w:b w:val="0"/>
          <w:sz w:val="28"/>
          <w:szCs w:val="28"/>
        </w:rPr>
        <w:instrText xml:space="preserve"> TOC \o "1-2" \h \z \u </w:instrText>
      </w:r>
      <w:r w:rsidRPr="003B4A6B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hyperlink w:anchor="_Toc167632486" w:history="1">
        <w:r w:rsidRPr="003B4A6B">
          <w:rPr>
            <w:rStyle w:val="af3"/>
            <w:rFonts w:ascii="Times New Roman" w:eastAsiaTheme="majorEastAsia" w:hAnsi="Times New Roman" w:cs="Times New Roman"/>
            <w:b w:val="0"/>
            <w:noProof/>
            <w:sz w:val="28"/>
            <w:szCs w:val="28"/>
          </w:rPr>
          <w:t>Введение</w:t>
        </w:r>
        <w:r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_Toc167632486 \h </w:instrText>
        </w:r>
        <w:r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4</w:t>
        </w:r>
        <w:r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616A6043" w14:textId="77777777" w:rsidR="00770DEE" w:rsidRPr="003B4A6B" w:rsidRDefault="00000000" w:rsidP="00770DEE">
      <w:pPr>
        <w:pStyle w:val="12"/>
        <w:tabs>
          <w:tab w:val="right" w:pos="9344"/>
        </w:tabs>
        <w:spacing w:before="0" w:after="0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167632487" w:history="1">
        <w:r w:rsidR="00770DEE" w:rsidRPr="003B4A6B">
          <w:rPr>
            <w:rStyle w:val="af3"/>
            <w:rFonts w:ascii="Times New Roman" w:eastAsiaTheme="majorEastAsia" w:hAnsi="Times New Roman" w:cs="Times New Roman"/>
            <w:b w:val="0"/>
            <w:noProof/>
            <w:sz w:val="28"/>
            <w:szCs w:val="28"/>
          </w:rPr>
          <w:t>1 Описание задачи</w:t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_Toc167632487 \h </w:instrText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770DE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6</w:t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48FBCB86" w14:textId="77777777" w:rsidR="00770DEE" w:rsidRPr="003B4A6B" w:rsidRDefault="00000000" w:rsidP="00770DEE">
      <w:pPr>
        <w:pStyle w:val="21"/>
        <w:tabs>
          <w:tab w:val="right" w:pos="9344"/>
        </w:tabs>
        <w:spacing w:before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eastAsia="ru-RU"/>
        </w:rPr>
      </w:pPr>
      <w:hyperlink w:anchor="_Toc167632488" w:history="1">
        <w:r w:rsidR="00770DEE" w:rsidRPr="003B4A6B">
          <w:rPr>
            <w:rStyle w:val="af3"/>
            <w:rFonts w:ascii="Times New Roman" w:eastAsiaTheme="majorEastAsia" w:hAnsi="Times New Roman" w:cs="Times New Roman"/>
            <w:i w:val="0"/>
            <w:noProof/>
            <w:sz w:val="28"/>
            <w:szCs w:val="28"/>
          </w:rPr>
          <w:t>1.1</w:t>
        </w:r>
        <w:r w:rsidR="00770DEE" w:rsidRPr="003B4A6B">
          <w:rPr>
            <w:rStyle w:val="af3"/>
            <w:rFonts w:ascii="Times New Roman" w:eastAsiaTheme="majorEastAsia" w:hAnsi="Times New Roman" w:cs="Times New Roman"/>
            <w:i w:val="0"/>
            <w:noProof/>
            <w:sz w:val="28"/>
            <w:szCs w:val="28"/>
            <w:lang w:eastAsia="en-US"/>
          </w:rPr>
          <w:t xml:space="preserve"> Анализ предметной области</w:t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tab/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begin"/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instrText xml:space="preserve"> PAGEREF _Toc167632488 \h </w:instrText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separate"/>
        </w:r>
        <w:r w:rsidR="00770DEE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t>6</w:t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14:paraId="7EBB9DB5" w14:textId="77777777" w:rsidR="00770DEE" w:rsidRPr="003B4A6B" w:rsidRDefault="00000000" w:rsidP="00770DEE">
      <w:pPr>
        <w:pStyle w:val="21"/>
        <w:tabs>
          <w:tab w:val="right" w:pos="9344"/>
        </w:tabs>
        <w:spacing w:before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eastAsia="ru-RU"/>
        </w:rPr>
      </w:pPr>
      <w:hyperlink w:anchor="_Toc167632489" w:history="1">
        <w:r w:rsidR="00770DEE" w:rsidRPr="003B4A6B">
          <w:rPr>
            <w:rStyle w:val="af3"/>
            <w:rFonts w:ascii="Times New Roman" w:eastAsiaTheme="majorEastAsia" w:hAnsi="Times New Roman" w:cs="Times New Roman"/>
            <w:i w:val="0"/>
            <w:noProof/>
            <w:sz w:val="28"/>
            <w:szCs w:val="28"/>
          </w:rPr>
          <w:t>1.2 Постановка задачи</w:t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tab/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begin"/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instrText xml:space="preserve"> PAGEREF _Toc167632489 \h </w:instrText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separate"/>
        </w:r>
        <w:r w:rsidR="00770DEE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t>7</w:t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14:paraId="7E9E1446" w14:textId="77777777" w:rsidR="00770DEE" w:rsidRPr="003B4A6B" w:rsidRDefault="00000000" w:rsidP="00770DEE">
      <w:pPr>
        <w:pStyle w:val="12"/>
        <w:tabs>
          <w:tab w:val="right" w:pos="9344"/>
        </w:tabs>
        <w:spacing w:before="0" w:after="0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167632490" w:history="1">
        <w:r w:rsidR="00770DEE" w:rsidRPr="003B4A6B">
          <w:rPr>
            <w:rStyle w:val="af3"/>
            <w:rFonts w:ascii="Times New Roman" w:eastAsiaTheme="majorEastAsia" w:hAnsi="Times New Roman" w:cs="Times New Roman"/>
            <w:b w:val="0"/>
            <w:noProof/>
            <w:sz w:val="28"/>
            <w:szCs w:val="28"/>
          </w:rPr>
          <w:t>2 Проектирование системы</w:t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_Toc167632490 \h </w:instrText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770DE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8</w:t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117CB473" w14:textId="77777777" w:rsidR="00770DEE" w:rsidRPr="003B4A6B" w:rsidRDefault="00000000" w:rsidP="00770DEE">
      <w:pPr>
        <w:pStyle w:val="21"/>
        <w:tabs>
          <w:tab w:val="right" w:pos="9344"/>
        </w:tabs>
        <w:spacing w:before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eastAsia="ru-RU"/>
        </w:rPr>
      </w:pPr>
      <w:hyperlink w:anchor="_Toc167632491" w:history="1">
        <w:r w:rsidR="00770DEE" w:rsidRPr="003B4A6B">
          <w:rPr>
            <w:rStyle w:val="af3"/>
            <w:rFonts w:ascii="Times New Roman" w:eastAsiaTheme="majorEastAsia" w:hAnsi="Times New Roman" w:cs="Times New Roman"/>
            <w:i w:val="0"/>
            <w:noProof/>
            <w:sz w:val="28"/>
            <w:szCs w:val="28"/>
          </w:rPr>
          <w:t>2.1 Требования к приложению</w:t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tab/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begin"/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instrText xml:space="preserve"> PAGEREF _Toc167632491 \h </w:instrText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separate"/>
        </w:r>
        <w:r w:rsidR="00770DEE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t>8</w:t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14:paraId="78234C5B" w14:textId="77777777" w:rsidR="00770DEE" w:rsidRPr="003B4A6B" w:rsidRDefault="00000000" w:rsidP="00770DEE">
      <w:pPr>
        <w:pStyle w:val="21"/>
        <w:tabs>
          <w:tab w:val="right" w:pos="9344"/>
        </w:tabs>
        <w:spacing w:before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eastAsia="ru-RU"/>
        </w:rPr>
      </w:pPr>
      <w:hyperlink w:anchor="_Toc167632492" w:history="1">
        <w:r w:rsidR="00770DEE" w:rsidRPr="003B4A6B">
          <w:rPr>
            <w:rStyle w:val="af3"/>
            <w:rFonts w:ascii="Times New Roman" w:eastAsiaTheme="majorEastAsia" w:hAnsi="Times New Roman" w:cs="Times New Roman"/>
            <w:i w:val="0"/>
            <w:noProof/>
            <w:sz w:val="28"/>
            <w:szCs w:val="28"/>
          </w:rPr>
          <w:t>2.2 Проектирование модели</w:t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tab/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begin"/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instrText xml:space="preserve"> PAGEREF _Toc167632492 \h </w:instrText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separate"/>
        </w:r>
        <w:r w:rsidR="00770DEE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t>9</w:t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14:paraId="7D35422E" w14:textId="77777777" w:rsidR="00770DEE" w:rsidRPr="003B4A6B" w:rsidRDefault="00000000" w:rsidP="00770DEE">
      <w:pPr>
        <w:pStyle w:val="21"/>
        <w:tabs>
          <w:tab w:val="right" w:pos="9344"/>
        </w:tabs>
        <w:spacing w:before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eastAsia="ru-RU"/>
        </w:rPr>
      </w:pPr>
      <w:hyperlink w:anchor="_Toc167632493" w:history="1">
        <w:r w:rsidR="00770DEE" w:rsidRPr="003B4A6B">
          <w:rPr>
            <w:rStyle w:val="af3"/>
            <w:rFonts w:ascii="Times New Roman" w:eastAsiaTheme="majorEastAsia" w:hAnsi="Times New Roman" w:cs="Times New Roman"/>
            <w:i w:val="0"/>
            <w:noProof/>
            <w:sz w:val="28"/>
            <w:szCs w:val="28"/>
          </w:rPr>
          <w:t>2.3 Концептуальный прототип</w:t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tab/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begin"/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instrText xml:space="preserve"> PAGEREF _Toc167632493 \h </w:instrText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separate"/>
        </w:r>
        <w:r w:rsidR="00770DEE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t>12</w:t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14:paraId="7F38DA1D" w14:textId="77777777" w:rsidR="00770DEE" w:rsidRPr="003B4A6B" w:rsidRDefault="00000000" w:rsidP="00770DEE">
      <w:pPr>
        <w:pStyle w:val="12"/>
        <w:tabs>
          <w:tab w:val="right" w:pos="9344"/>
        </w:tabs>
        <w:spacing w:before="0" w:after="0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167632494" w:history="1">
        <w:r w:rsidR="00770DEE" w:rsidRPr="003B4A6B">
          <w:rPr>
            <w:rStyle w:val="af3"/>
            <w:rFonts w:ascii="Times New Roman" w:eastAsiaTheme="majorEastAsia" w:hAnsi="Times New Roman" w:cs="Times New Roman"/>
            <w:b w:val="0"/>
            <w:noProof/>
            <w:sz w:val="28"/>
            <w:szCs w:val="28"/>
          </w:rPr>
          <w:t>3 Описание реализации программного средства</w:t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_Toc167632494 \h </w:instrText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770DE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25</w:t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43149108" w14:textId="77777777" w:rsidR="00770DEE" w:rsidRPr="003B4A6B" w:rsidRDefault="00000000" w:rsidP="00770DEE">
      <w:pPr>
        <w:pStyle w:val="21"/>
        <w:tabs>
          <w:tab w:val="right" w:pos="9344"/>
        </w:tabs>
        <w:spacing w:before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eastAsia="ru-RU"/>
        </w:rPr>
      </w:pPr>
      <w:hyperlink w:anchor="_Toc167632495" w:history="1">
        <w:r w:rsidR="00770DEE" w:rsidRPr="003B4A6B">
          <w:rPr>
            <w:rStyle w:val="af3"/>
            <w:rFonts w:ascii="Times New Roman" w:eastAsiaTheme="majorEastAsia" w:hAnsi="Times New Roman" w:cs="Times New Roman"/>
            <w:i w:val="0"/>
            <w:noProof/>
            <w:sz w:val="28"/>
            <w:szCs w:val="28"/>
          </w:rPr>
          <w:t>3.1 Инструменты разработки и применяемые технологии</w:t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tab/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begin"/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instrText xml:space="preserve"> PAGEREF _Toc167632495 \h </w:instrText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separate"/>
        </w:r>
        <w:r w:rsidR="00770DEE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t>25</w:t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14:paraId="070CBB8C" w14:textId="77777777" w:rsidR="00770DEE" w:rsidRPr="003B4A6B" w:rsidRDefault="00000000" w:rsidP="00770DEE">
      <w:pPr>
        <w:pStyle w:val="21"/>
        <w:tabs>
          <w:tab w:val="right" w:pos="9344"/>
        </w:tabs>
        <w:spacing w:before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eastAsia="ru-RU"/>
        </w:rPr>
      </w:pPr>
      <w:hyperlink w:anchor="_Toc167632496" w:history="1">
        <w:r w:rsidR="00770DEE" w:rsidRPr="003B4A6B">
          <w:rPr>
            <w:rStyle w:val="af3"/>
            <w:rFonts w:ascii="Times New Roman" w:eastAsiaTheme="majorEastAsia" w:hAnsi="Times New Roman" w:cs="Times New Roman"/>
            <w:i w:val="0"/>
            <w:noProof/>
            <w:sz w:val="28"/>
            <w:szCs w:val="28"/>
          </w:rPr>
          <w:t>3.2 Порядок авторизации пользователей</w:t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tab/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begin"/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instrText xml:space="preserve"> PAGEREF _Toc167632496 \h </w:instrText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separate"/>
        </w:r>
        <w:r w:rsidR="00770DEE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t>26</w:t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14:paraId="0E83A2F5" w14:textId="77777777" w:rsidR="00770DEE" w:rsidRPr="003B4A6B" w:rsidRDefault="00000000" w:rsidP="00770DEE">
      <w:pPr>
        <w:pStyle w:val="21"/>
        <w:tabs>
          <w:tab w:val="right" w:pos="9344"/>
        </w:tabs>
        <w:spacing w:before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eastAsia="ru-RU"/>
        </w:rPr>
      </w:pPr>
      <w:hyperlink w:anchor="_Toc167632497" w:history="1">
        <w:r w:rsidR="00770DEE" w:rsidRPr="003B4A6B">
          <w:rPr>
            <w:rStyle w:val="af3"/>
            <w:rFonts w:ascii="Times New Roman" w:eastAsiaTheme="majorEastAsia" w:hAnsi="Times New Roman" w:cs="Times New Roman"/>
            <w:i w:val="0"/>
            <w:noProof/>
            <w:sz w:val="28"/>
            <w:szCs w:val="28"/>
          </w:rPr>
          <w:t>3.3 Организация данных</w:t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tab/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begin"/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instrText xml:space="preserve"> PAGEREF _Toc167632497 \h </w:instrText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separate"/>
        </w:r>
        <w:r w:rsidR="00770DEE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t>27</w:t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14:paraId="6B0F5436" w14:textId="77777777" w:rsidR="00770DEE" w:rsidRPr="003B4A6B" w:rsidRDefault="00000000" w:rsidP="00770DEE">
      <w:pPr>
        <w:pStyle w:val="21"/>
        <w:tabs>
          <w:tab w:val="right" w:pos="9344"/>
        </w:tabs>
        <w:spacing w:before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eastAsia="ru-RU"/>
        </w:rPr>
      </w:pPr>
      <w:hyperlink w:anchor="_Toc167632498" w:history="1">
        <w:r w:rsidR="00770DEE" w:rsidRPr="003B4A6B">
          <w:rPr>
            <w:rStyle w:val="af3"/>
            <w:rFonts w:ascii="Times New Roman" w:eastAsiaTheme="majorEastAsia" w:hAnsi="Times New Roman" w:cs="Times New Roman"/>
            <w:i w:val="0"/>
            <w:noProof/>
            <w:sz w:val="28"/>
            <w:szCs w:val="28"/>
          </w:rPr>
          <w:t>3.4 Функции: логическая и физическая организация</w:t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tab/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begin"/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instrText xml:space="preserve"> PAGEREF _Toc167632498 \h </w:instrText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separate"/>
        </w:r>
        <w:r w:rsidR="00770DEE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t>36</w:t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14:paraId="461E9932" w14:textId="77777777" w:rsidR="00770DEE" w:rsidRPr="003B4A6B" w:rsidRDefault="00000000" w:rsidP="00770DEE">
      <w:pPr>
        <w:pStyle w:val="21"/>
        <w:tabs>
          <w:tab w:val="right" w:pos="9344"/>
        </w:tabs>
        <w:spacing w:before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eastAsia="ru-RU"/>
        </w:rPr>
      </w:pPr>
      <w:hyperlink w:anchor="_Toc167632499" w:history="1">
        <w:r w:rsidR="00770DEE" w:rsidRPr="003B4A6B">
          <w:rPr>
            <w:rStyle w:val="af3"/>
            <w:rFonts w:ascii="Times New Roman" w:eastAsiaTheme="majorEastAsia" w:hAnsi="Times New Roman" w:cs="Times New Roman"/>
            <w:i w:val="0"/>
            <w:noProof/>
            <w:sz w:val="28"/>
            <w:szCs w:val="28"/>
          </w:rPr>
          <w:t>3.5 Входные и выходные данные</w:t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tab/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begin"/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instrText xml:space="preserve"> PAGEREF _Toc167632499 \h </w:instrText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separate"/>
        </w:r>
        <w:r w:rsidR="00770DEE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t>40</w:t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14:paraId="1EE7FD7D" w14:textId="77777777" w:rsidR="00770DEE" w:rsidRPr="003B4A6B" w:rsidRDefault="00000000" w:rsidP="00770DEE">
      <w:pPr>
        <w:pStyle w:val="21"/>
        <w:tabs>
          <w:tab w:val="right" w:pos="9344"/>
        </w:tabs>
        <w:spacing w:before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eastAsia="ru-RU"/>
        </w:rPr>
      </w:pPr>
      <w:hyperlink w:anchor="_Toc167632500" w:history="1">
        <w:r w:rsidR="00770DEE" w:rsidRPr="003B4A6B">
          <w:rPr>
            <w:rStyle w:val="af3"/>
            <w:rFonts w:ascii="Times New Roman" w:eastAsiaTheme="majorEastAsia" w:hAnsi="Times New Roman" w:cs="Times New Roman"/>
            <w:i w:val="0"/>
            <w:noProof/>
            <w:sz w:val="28"/>
            <w:szCs w:val="28"/>
          </w:rPr>
          <w:t>3.6 Функциональное тестирование</w:t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tab/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begin"/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instrText xml:space="preserve"> PAGEREF _Toc167632500 \h </w:instrText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separate"/>
        </w:r>
        <w:r w:rsidR="00770DEE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t>40</w:t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14:paraId="44F47495" w14:textId="77777777" w:rsidR="00770DEE" w:rsidRPr="003B4A6B" w:rsidRDefault="00000000" w:rsidP="00770DEE">
      <w:pPr>
        <w:pStyle w:val="21"/>
        <w:tabs>
          <w:tab w:val="right" w:pos="9344"/>
        </w:tabs>
        <w:spacing w:before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eastAsia="ru-RU"/>
        </w:rPr>
      </w:pPr>
      <w:hyperlink w:anchor="_Toc167632501" w:history="1">
        <w:r w:rsidR="00770DEE" w:rsidRPr="003B4A6B">
          <w:rPr>
            <w:rStyle w:val="af3"/>
            <w:rFonts w:ascii="Times New Roman" w:eastAsiaTheme="majorEastAsia" w:hAnsi="Times New Roman" w:cs="Times New Roman"/>
            <w:i w:val="0"/>
            <w:noProof/>
            <w:sz w:val="28"/>
            <w:szCs w:val="28"/>
          </w:rPr>
          <w:t>3.7 Описание справочной системы</w:t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tab/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begin"/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instrText xml:space="preserve"> PAGEREF _Toc167632501 \h </w:instrText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separate"/>
        </w:r>
        <w:r w:rsidR="00770DEE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t>50</w:t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14:paraId="71295F9A" w14:textId="77777777" w:rsidR="00770DEE" w:rsidRPr="003B4A6B" w:rsidRDefault="00000000" w:rsidP="00770DEE">
      <w:pPr>
        <w:pStyle w:val="12"/>
        <w:tabs>
          <w:tab w:val="right" w:pos="9344"/>
        </w:tabs>
        <w:spacing w:before="0" w:after="0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167632502" w:history="1">
        <w:r w:rsidR="00770DEE" w:rsidRPr="003B4A6B">
          <w:rPr>
            <w:rStyle w:val="af3"/>
            <w:rFonts w:ascii="Times New Roman" w:eastAsiaTheme="majorEastAsia" w:hAnsi="Times New Roman" w:cs="Times New Roman"/>
            <w:b w:val="0"/>
            <w:noProof/>
            <w:sz w:val="28"/>
            <w:szCs w:val="28"/>
          </w:rPr>
          <w:t>4 Применение</w:t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_Toc167632502 \h </w:instrText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770DE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51</w:t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5B45913A" w14:textId="77777777" w:rsidR="00770DEE" w:rsidRPr="003B4A6B" w:rsidRDefault="00000000" w:rsidP="00770DEE">
      <w:pPr>
        <w:pStyle w:val="21"/>
        <w:tabs>
          <w:tab w:val="right" w:pos="9344"/>
        </w:tabs>
        <w:spacing w:before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eastAsia="ru-RU"/>
        </w:rPr>
      </w:pPr>
      <w:hyperlink w:anchor="_Toc167632503" w:history="1">
        <w:r w:rsidR="00770DEE" w:rsidRPr="003B4A6B">
          <w:rPr>
            <w:rStyle w:val="af3"/>
            <w:rFonts w:ascii="Times New Roman" w:eastAsiaTheme="majorEastAsia" w:hAnsi="Times New Roman" w:cs="Times New Roman"/>
            <w:i w:val="0"/>
            <w:noProof/>
            <w:sz w:val="28"/>
            <w:szCs w:val="28"/>
          </w:rPr>
          <w:t>4.1 Назначение программного средства</w:t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tab/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begin"/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instrText xml:space="preserve"> PAGEREF _Toc167632503 \h </w:instrText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separate"/>
        </w:r>
        <w:r w:rsidR="00770DEE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t>51</w:t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14:paraId="16E148B2" w14:textId="77777777" w:rsidR="00770DEE" w:rsidRPr="003B4A6B" w:rsidRDefault="00000000" w:rsidP="00770DEE">
      <w:pPr>
        <w:pStyle w:val="21"/>
        <w:tabs>
          <w:tab w:val="right" w:pos="9344"/>
        </w:tabs>
        <w:spacing w:before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eastAsia="ru-RU"/>
        </w:rPr>
      </w:pPr>
      <w:hyperlink w:anchor="_Toc167632504" w:history="1">
        <w:r w:rsidR="00770DEE" w:rsidRPr="003B4A6B">
          <w:rPr>
            <w:rStyle w:val="af3"/>
            <w:rFonts w:ascii="Times New Roman" w:eastAsiaTheme="majorEastAsia" w:hAnsi="Times New Roman" w:cs="Times New Roman"/>
            <w:i w:val="0"/>
            <w:noProof/>
            <w:sz w:val="28"/>
            <w:szCs w:val="28"/>
          </w:rPr>
          <w:t>4.2 Условия применения</w:t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tab/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begin"/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instrText xml:space="preserve"> PAGEREF _Toc167632504 \h </w:instrText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separate"/>
        </w:r>
        <w:r w:rsidR="00770DEE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t>51</w:t>
        </w:r>
        <w:r w:rsidR="00770DEE" w:rsidRPr="003B4A6B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14:paraId="5BAE9A59" w14:textId="77777777" w:rsidR="00770DEE" w:rsidRPr="003B4A6B" w:rsidRDefault="00000000" w:rsidP="00770DEE">
      <w:pPr>
        <w:pStyle w:val="12"/>
        <w:tabs>
          <w:tab w:val="right" w:pos="9344"/>
        </w:tabs>
        <w:spacing w:before="0" w:after="0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167632505" w:history="1">
        <w:r w:rsidR="00770DEE" w:rsidRPr="003B4A6B">
          <w:rPr>
            <w:rStyle w:val="af3"/>
            <w:rFonts w:ascii="Times New Roman" w:eastAsiaTheme="majorEastAsia" w:hAnsi="Times New Roman" w:cs="Times New Roman"/>
            <w:b w:val="0"/>
            <w:noProof/>
            <w:sz w:val="28"/>
            <w:szCs w:val="28"/>
          </w:rPr>
          <w:t>Заключение</w:t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_Toc167632505 \h </w:instrText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770DE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52</w:t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54641F53" w14:textId="77777777" w:rsidR="00770DEE" w:rsidRPr="003B4A6B" w:rsidRDefault="00000000" w:rsidP="00770DEE">
      <w:pPr>
        <w:pStyle w:val="12"/>
        <w:tabs>
          <w:tab w:val="right" w:pos="9344"/>
        </w:tabs>
        <w:spacing w:before="0" w:after="0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167632506" w:history="1">
        <w:r w:rsidR="00770DEE" w:rsidRPr="003B4A6B">
          <w:rPr>
            <w:rStyle w:val="af3"/>
            <w:rFonts w:ascii="Times New Roman" w:eastAsiaTheme="majorEastAsia" w:hAnsi="Times New Roman" w:cs="Times New Roman"/>
            <w:b w:val="0"/>
            <w:noProof/>
            <w:sz w:val="28"/>
            <w:szCs w:val="28"/>
          </w:rPr>
          <w:t>Список использованных источников</w:t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_Toc167632506 \h </w:instrText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770DE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53</w:t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20128893" w14:textId="77777777" w:rsidR="00770DEE" w:rsidRPr="003B4A6B" w:rsidRDefault="00000000" w:rsidP="00770DEE">
      <w:pPr>
        <w:pStyle w:val="12"/>
        <w:tabs>
          <w:tab w:val="right" w:pos="9344"/>
        </w:tabs>
        <w:spacing w:before="0" w:after="0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167632507" w:history="1">
        <w:r w:rsidR="00770DEE" w:rsidRPr="003B4A6B">
          <w:rPr>
            <w:rStyle w:val="af3"/>
            <w:rFonts w:ascii="Times New Roman" w:eastAsiaTheme="majorEastAsia" w:hAnsi="Times New Roman" w:cs="Times New Roman"/>
            <w:b w:val="0"/>
            <w:noProof/>
            <w:sz w:val="28"/>
            <w:szCs w:val="28"/>
          </w:rPr>
          <w:t>Приложение А  Текст программных модулей</w:t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_Toc167632507 \h </w:instrText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770DE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54</w:t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020E2594" w14:textId="77777777" w:rsidR="00770DEE" w:rsidRPr="003B4A6B" w:rsidRDefault="00000000" w:rsidP="00770DEE">
      <w:pPr>
        <w:pStyle w:val="12"/>
        <w:tabs>
          <w:tab w:val="right" w:pos="9344"/>
        </w:tabs>
        <w:spacing w:before="0" w:after="0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167632508" w:history="1">
        <w:r w:rsidR="00770DEE">
          <w:rPr>
            <w:rStyle w:val="af3"/>
            <w:rFonts w:ascii="Times New Roman" w:eastAsiaTheme="majorEastAsia" w:hAnsi="Times New Roman" w:cs="Times New Roman"/>
            <w:b w:val="0"/>
            <w:noProof/>
            <w:sz w:val="28"/>
            <w:szCs w:val="28"/>
          </w:rPr>
          <w:t>Приложение Б Формы</w:t>
        </w:r>
        <w:r w:rsidR="00770DEE" w:rsidRPr="003B4A6B">
          <w:rPr>
            <w:rStyle w:val="af3"/>
            <w:rFonts w:ascii="Times New Roman" w:eastAsiaTheme="majorEastAsia" w:hAnsi="Times New Roman" w:cs="Times New Roman"/>
            <w:b w:val="0"/>
            <w:noProof/>
            <w:sz w:val="28"/>
            <w:szCs w:val="28"/>
          </w:rPr>
          <w:t xml:space="preserve"> входных и выходных документов</w:t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_Toc167632508 \h </w:instrText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770DE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57</w:t>
        </w:r>
        <w:r w:rsidR="00770DEE"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73C45EC0" w14:textId="77777777" w:rsidR="00770DEE" w:rsidRDefault="00770DEE" w:rsidP="00770DEE">
      <w:pPr>
        <w:pStyle w:val="12"/>
        <w:tabs>
          <w:tab w:val="right" w:pos="9344"/>
        </w:tabs>
        <w:spacing w:before="0" w:after="0"/>
        <w:rPr>
          <w:rFonts w:ascii="Times New Roman" w:hAnsi="Times New Roman" w:cs="Times New Roman"/>
          <w:b w:val="0"/>
          <w:noProof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50560" behindDoc="0" locked="0" layoutInCell="1" allowOverlap="1" wp14:anchorId="6427AF41" wp14:editId="617B2C40">
                <wp:simplePos x="0" y="0"/>
                <wp:positionH relativeFrom="column">
                  <wp:posOffset>2268800</wp:posOffset>
                </wp:positionH>
                <wp:positionV relativeFrom="paragraph">
                  <wp:posOffset>3976697</wp:posOffset>
                </wp:positionV>
                <wp:extent cx="1980191" cy="793287"/>
                <wp:effectExtent l="0" t="0" r="0" b="0"/>
                <wp:wrapNone/>
                <wp:docPr id="18605907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0191" cy="79328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48B76E" w14:textId="77777777" w:rsidR="00770DEE" w:rsidRPr="00DB027D" w:rsidRDefault="00770DEE" w:rsidP="00770DEE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 w:rsidRPr="00DB027D">
                              <w:rPr>
                                <w:rFonts w:ascii="ISOCPEUR" w:hAnsi="ISOCPEUR"/>
                                <w:i/>
                              </w:rPr>
                              <w:t>Разработка автоматизированного рабочего места агента</w:t>
                            </w:r>
                          </w:p>
                          <w:p w14:paraId="22B1BBD2" w14:textId="77777777" w:rsidR="00770DEE" w:rsidRPr="00DB027D" w:rsidRDefault="00770DEE" w:rsidP="00770DEE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 w:rsidRPr="00DB027D">
                              <w:rPr>
                                <w:rFonts w:ascii="ISOCPEUR" w:hAnsi="ISOCPEUR"/>
                                <w:i/>
                              </w:rPr>
                              <w:t>по недвижимости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27AF41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81" type="#_x0000_t202" style="position:absolute;left:0;text-align:left;margin-left:178.65pt;margin-top:313.15pt;width:155.9pt;height:62.45pt;z-index:251650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" filled="f" stroked="f">
                <v:textbox>
                  <w:txbxContent>
                    <w:p w14:paraId="0A48B76E" w14:textId="77777777" w:rsidR="00770DEE" w:rsidRPr="00DB027D" w:rsidRDefault="00770DEE" w:rsidP="00770DEE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 w:rsidRPr="00DB027D">
                        <w:rPr>
                          <w:rFonts w:ascii="ISOCPEUR" w:hAnsi="ISOCPEUR"/>
                          <w:i/>
                        </w:rPr>
                        <w:t>Разработка автоматизированного рабочего места агента</w:t>
                      </w:r>
                    </w:p>
                    <w:p w14:paraId="22B1BBD2" w14:textId="77777777" w:rsidR="00770DEE" w:rsidRPr="00DB027D" w:rsidRDefault="00770DEE" w:rsidP="00770DEE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 w:rsidRPr="00DB027D">
                        <w:rPr>
                          <w:rFonts w:ascii="ISOCPEUR" w:hAnsi="ISOCPEUR"/>
                          <w:i/>
                        </w:rPr>
                        <w:t>по недвижимости</w:t>
                      </w:r>
                    </w:p>
                  </w:txbxContent>
                </v:textbox>
              </v:shape>
            </w:pict>
          </mc:Fallback>
        </mc:AlternateContent>
      </w:r>
      <w:hyperlink w:anchor="_Toc167632509" w:history="1">
        <w:r w:rsidRPr="003B4A6B">
          <w:rPr>
            <w:rStyle w:val="af3"/>
            <w:rFonts w:ascii="Times New Roman" w:eastAsiaTheme="majorEastAsia" w:hAnsi="Times New Roman" w:cs="Times New Roman"/>
            <w:b w:val="0"/>
            <w:noProof/>
            <w:sz w:val="28"/>
            <w:szCs w:val="28"/>
          </w:rPr>
          <w:t>Приложение В Результаты работы программы</w:t>
        </w:r>
        <w:r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_Toc167632509 \h </w:instrText>
        </w:r>
        <w:r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59</w:t>
        </w:r>
        <w:r w:rsidRPr="003B4A6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63C0C93B" w14:textId="75F4BB11" w:rsidR="005B3F4D" w:rsidRPr="005B3F4D" w:rsidRDefault="005B3F4D" w:rsidP="005B3F4D">
      <w:pPr>
        <w:spacing w:after="160" w:line="259" w:lineRule="auto"/>
        <w:rPr>
          <w:lang w:eastAsia="be-BY"/>
        </w:rPr>
      </w:pPr>
      <w:r>
        <w:rPr>
          <w:lang w:eastAsia="be-BY"/>
        </w:rPr>
        <w:br w:type="page"/>
      </w:r>
    </w:p>
    <w:p w14:paraId="4F73F099" w14:textId="710E3AD4" w:rsidR="00770DEE" w:rsidRPr="002D74CF" w:rsidRDefault="00770DEE" w:rsidP="00770DEE">
      <w:pPr>
        <w:pStyle w:val="1"/>
        <w:numPr>
          <w:ilvl w:val="0"/>
          <w:numId w:val="0"/>
        </w:numPr>
        <w:tabs>
          <w:tab w:val="left" w:pos="709"/>
        </w:tabs>
        <w:spacing w:after="560"/>
        <w:ind w:firstLine="709"/>
      </w:pPr>
      <w:r w:rsidRPr="003B4A6B">
        <w:lastRenderedPageBreak/>
        <w:fldChar w:fldCharType="end"/>
      </w:r>
      <w:bookmarkStart w:id="3" w:name="_Toc167632391"/>
      <w:bookmarkStart w:id="4" w:name="_Toc167632486"/>
      <w:r w:rsidRPr="008F4052">
        <w:t xml:space="preserve"> </w:t>
      </w:r>
      <w:r w:rsidRPr="002D74CF">
        <w:t>В</w:t>
      </w:r>
      <w:r w:rsidR="00580F9F">
        <w:tab/>
      </w:r>
      <w:r w:rsidRPr="002D74CF">
        <w:t>ведение</w:t>
      </w:r>
      <w:bookmarkEnd w:id="3"/>
      <w:bookmarkEnd w:id="4"/>
    </w:p>
    <w:p w14:paraId="26E3312B" w14:textId="11023B80" w:rsidR="0025634A" w:rsidRPr="000C30B7" w:rsidRDefault="0025634A" w:rsidP="000C30B7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34A">
        <w:rPr>
          <w:rFonts w:ascii="Times New Roman" w:hAnsi="Times New Roman" w:cs="Times New Roman"/>
          <w:sz w:val="28"/>
          <w:szCs w:val="28"/>
        </w:rPr>
        <w:t xml:space="preserve">В наше время </w:t>
      </w:r>
      <w:r w:rsidR="007B347E">
        <w:rPr>
          <w:rFonts w:ascii="Times New Roman" w:hAnsi="Times New Roman" w:cs="Times New Roman"/>
          <w:sz w:val="28"/>
          <w:szCs w:val="28"/>
        </w:rPr>
        <w:t>доставка блюд из ресторанов быстрого питания</w:t>
      </w:r>
      <w:r w:rsidRPr="0025634A">
        <w:rPr>
          <w:rFonts w:ascii="Times New Roman" w:hAnsi="Times New Roman" w:cs="Times New Roman"/>
          <w:sz w:val="28"/>
          <w:szCs w:val="28"/>
        </w:rPr>
        <w:t xml:space="preserve"> становится все более востребованной услугой. Однако, для эффективной организации </w:t>
      </w:r>
      <w:r w:rsidR="007B347E">
        <w:rPr>
          <w:rFonts w:ascii="Times New Roman" w:hAnsi="Times New Roman" w:cs="Times New Roman"/>
          <w:sz w:val="28"/>
          <w:szCs w:val="28"/>
        </w:rPr>
        <w:t>доставки</w:t>
      </w:r>
      <w:r w:rsidRPr="0025634A">
        <w:rPr>
          <w:rFonts w:ascii="Times New Roman" w:hAnsi="Times New Roman" w:cs="Times New Roman"/>
          <w:sz w:val="28"/>
          <w:szCs w:val="28"/>
        </w:rPr>
        <w:t xml:space="preserve">, необходимо автоматизировать множество рутинных задач, таких как </w:t>
      </w:r>
      <w:r w:rsidR="007B347E">
        <w:rPr>
          <w:rFonts w:ascii="Times New Roman" w:hAnsi="Times New Roman" w:cs="Times New Roman"/>
          <w:sz w:val="28"/>
          <w:szCs w:val="28"/>
        </w:rPr>
        <w:t>учет заказов</w:t>
      </w:r>
      <w:r w:rsidRPr="0025634A">
        <w:rPr>
          <w:rFonts w:ascii="Times New Roman" w:hAnsi="Times New Roman" w:cs="Times New Roman"/>
          <w:sz w:val="28"/>
          <w:szCs w:val="28"/>
        </w:rPr>
        <w:t xml:space="preserve">, отслеживание </w:t>
      </w:r>
      <w:r w:rsidR="007B347E">
        <w:rPr>
          <w:rFonts w:ascii="Times New Roman" w:hAnsi="Times New Roman" w:cs="Times New Roman"/>
          <w:sz w:val="28"/>
          <w:szCs w:val="28"/>
        </w:rPr>
        <w:t>клиентов.</w:t>
      </w:r>
      <w:r w:rsidRPr="0025634A">
        <w:rPr>
          <w:rFonts w:ascii="Times New Roman" w:hAnsi="Times New Roman" w:cs="Times New Roman"/>
          <w:sz w:val="28"/>
          <w:szCs w:val="28"/>
        </w:rPr>
        <w:t xml:space="preserve"> Применение специализированного программного обеспечения позволяет оптимизировать деятельность</w:t>
      </w:r>
      <w:r w:rsidR="007B347E">
        <w:rPr>
          <w:rFonts w:ascii="Times New Roman" w:hAnsi="Times New Roman" w:cs="Times New Roman"/>
          <w:sz w:val="28"/>
          <w:szCs w:val="28"/>
        </w:rPr>
        <w:t xml:space="preserve"> системы доставки заказов</w:t>
      </w:r>
      <w:r w:rsidRPr="0025634A">
        <w:rPr>
          <w:rFonts w:ascii="Times New Roman" w:hAnsi="Times New Roman" w:cs="Times New Roman"/>
          <w:sz w:val="28"/>
          <w:szCs w:val="28"/>
        </w:rPr>
        <w:t>, повысить качество обслуживания клиентов и эффективность работы сотрудников.</w:t>
      </w:r>
    </w:p>
    <w:p w14:paraId="1BAF93A5" w14:textId="52FEC998" w:rsidR="0025634A" w:rsidRPr="000C30B7" w:rsidRDefault="0025634A" w:rsidP="000C30B7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34A">
        <w:rPr>
          <w:rFonts w:ascii="Times New Roman" w:hAnsi="Times New Roman" w:cs="Times New Roman"/>
          <w:sz w:val="28"/>
          <w:szCs w:val="28"/>
        </w:rPr>
        <w:t xml:space="preserve">Целью курсового проектирования является создание приложения для автоматизации </w:t>
      </w:r>
      <w:r w:rsidR="007B347E">
        <w:rPr>
          <w:rFonts w:ascii="Times New Roman" w:hAnsi="Times New Roman" w:cs="Times New Roman"/>
          <w:sz w:val="28"/>
          <w:szCs w:val="28"/>
        </w:rPr>
        <w:t>учета заказов онлайн-ресторана</w:t>
      </w:r>
      <w:r w:rsidRPr="0025634A">
        <w:rPr>
          <w:rFonts w:ascii="Times New Roman" w:hAnsi="Times New Roman" w:cs="Times New Roman"/>
          <w:sz w:val="28"/>
          <w:szCs w:val="28"/>
        </w:rPr>
        <w:t>. Основные задачи приложения включают в себя:</w:t>
      </w:r>
    </w:p>
    <w:p w14:paraId="39BFD791" w14:textId="4CA2D6E7" w:rsidR="0025634A" w:rsidRPr="007B347E" w:rsidRDefault="0025634A" w:rsidP="0025634A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34A">
        <w:rPr>
          <w:rFonts w:ascii="Times New Roman" w:hAnsi="Times New Roman" w:cs="Times New Roman"/>
          <w:sz w:val="28"/>
          <w:szCs w:val="28"/>
        </w:rPr>
        <w:t xml:space="preserve">ведение базы данных </w:t>
      </w:r>
      <w:r w:rsidR="007B347E">
        <w:rPr>
          <w:rFonts w:ascii="Times New Roman" w:hAnsi="Times New Roman" w:cs="Times New Roman"/>
          <w:sz w:val="28"/>
          <w:szCs w:val="28"/>
        </w:rPr>
        <w:t>заказов</w:t>
      </w:r>
      <w:r w:rsidR="007B347E" w:rsidRPr="007B347E">
        <w:rPr>
          <w:rFonts w:ascii="Times New Roman" w:hAnsi="Times New Roman" w:cs="Times New Roman"/>
          <w:sz w:val="28"/>
          <w:szCs w:val="28"/>
        </w:rPr>
        <w:t>;</w:t>
      </w:r>
    </w:p>
    <w:p w14:paraId="0FBD991D" w14:textId="63DD68F4" w:rsidR="0025634A" w:rsidRPr="0025634A" w:rsidRDefault="0025634A" w:rsidP="0025634A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34A">
        <w:rPr>
          <w:rFonts w:ascii="Times New Roman" w:hAnsi="Times New Roman" w:cs="Times New Roman"/>
          <w:sz w:val="28"/>
          <w:szCs w:val="28"/>
        </w:rPr>
        <w:t>отслеживание статуса</w:t>
      </w:r>
      <w:r w:rsidR="007B347E" w:rsidRPr="007B347E">
        <w:rPr>
          <w:rFonts w:ascii="Times New Roman" w:hAnsi="Times New Roman" w:cs="Times New Roman"/>
          <w:sz w:val="28"/>
          <w:szCs w:val="28"/>
        </w:rPr>
        <w:t xml:space="preserve"> </w:t>
      </w:r>
      <w:r w:rsidR="007B347E">
        <w:rPr>
          <w:rFonts w:ascii="Times New Roman" w:hAnsi="Times New Roman" w:cs="Times New Roman"/>
          <w:sz w:val="28"/>
          <w:szCs w:val="28"/>
        </w:rPr>
        <w:t>заказов</w:t>
      </w:r>
      <w:r w:rsidRPr="0025634A">
        <w:rPr>
          <w:rFonts w:ascii="Times New Roman" w:hAnsi="Times New Roman" w:cs="Times New Roman"/>
          <w:sz w:val="28"/>
          <w:szCs w:val="28"/>
        </w:rPr>
        <w:t xml:space="preserve"> и</w:t>
      </w:r>
      <w:r w:rsidR="007B347E">
        <w:rPr>
          <w:rFonts w:ascii="Times New Roman" w:hAnsi="Times New Roman" w:cs="Times New Roman"/>
          <w:sz w:val="28"/>
          <w:szCs w:val="28"/>
        </w:rPr>
        <w:t xml:space="preserve"> их состав</w:t>
      </w:r>
      <w:r w:rsidRPr="0025634A">
        <w:rPr>
          <w:rFonts w:ascii="Times New Roman" w:hAnsi="Times New Roman" w:cs="Times New Roman"/>
          <w:sz w:val="28"/>
          <w:szCs w:val="28"/>
        </w:rPr>
        <w:t>;</w:t>
      </w:r>
    </w:p>
    <w:p w14:paraId="77A7B34A" w14:textId="25754E78" w:rsidR="0025634A" w:rsidRPr="0025634A" w:rsidRDefault="0025634A" w:rsidP="0025634A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34A">
        <w:rPr>
          <w:rFonts w:ascii="Times New Roman" w:hAnsi="Times New Roman" w:cs="Times New Roman"/>
          <w:sz w:val="28"/>
          <w:szCs w:val="28"/>
        </w:rPr>
        <w:t xml:space="preserve">формирование </w:t>
      </w:r>
      <w:r w:rsidR="007B347E">
        <w:rPr>
          <w:rFonts w:ascii="Times New Roman" w:hAnsi="Times New Roman" w:cs="Times New Roman"/>
          <w:sz w:val="28"/>
          <w:szCs w:val="28"/>
        </w:rPr>
        <w:t>учета склада</w:t>
      </w:r>
      <w:r w:rsidRPr="0025634A">
        <w:rPr>
          <w:rFonts w:ascii="Times New Roman" w:hAnsi="Times New Roman" w:cs="Times New Roman"/>
          <w:sz w:val="28"/>
          <w:szCs w:val="28"/>
        </w:rPr>
        <w:t>;</w:t>
      </w:r>
    </w:p>
    <w:p w14:paraId="77962234" w14:textId="5CBB66B4" w:rsidR="0025634A" w:rsidRPr="006C4470" w:rsidRDefault="0025634A" w:rsidP="0025634A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34A">
        <w:rPr>
          <w:rFonts w:ascii="Times New Roman" w:hAnsi="Times New Roman" w:cs="Times New Roman"/>
          <w:sz w:val="28"/>
          <w:szCs w:val="28"/>
        </w:rPr>
        <w:t xml:space="preserve">анализ статистики деятельности </w:t>
      </w:r>
      <w:r w:rsidR="006C4470">
        <w:rPr>
          <w:rFonts w:ascii="Times New Roman" w:hAnsi="Times New Roman" w:cs="Times New Roman"/>
          <w:sz w:val="28"/>
          <w:szCs w:val="28"/>
        </w:rPr>
        <w:t>онлайн-ресторана</w:t>
      </w:r>
      <w:r w:rsidRPr="0025634A">
        <w:rPr>
          <w:rFonts w:ascii="Times New Roman" w:hAnsi="Times New Roman" w:cs="Times New Roman"/>
          <w:sz w:val="28"/>
          <w:szCs w:val="28"/>
        </w:rPr>
        <w:t>.</w:t>
      </w:r>
    </w:p>
    <w:p w14:paraId="2078E9F4" w14:textId="1DB155EC" w:rsidR="0025634A" w:rsidRPr="000C30B7" w:rsidRDefault="0025634A" w:rsidP="000C30B7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34A">
        <w:rPr>
          <w:rFonts w:ascii="Times New Roman" w:hAnsi="Times New Roman" w:cs="Times New Roman"/>
          <w:sz w:val="28"/>
          <w:szCs w:val="28"/>
        </w:rPr>
        <w:t xml:space="preserve">Актуальность разработки данного приложения обусловлена необходимостью повышения эффективности работы </w:t>
      </w:r>
      <w:r w:rsidR="006C4470">
        <w:rPr>
          <w:rFonts w:ascii="Times New Roman" w:hAnsi="Times New Roman" w:cs="Times New Roman"/>
          <w:sz w:val="28"/>
          <w:szCs w:val="28"/>
        </w:rPr>
        <w:t xml:space="preserve">работников онлайн-ресторана </w:t>
      </w:r>
      <w:r w:rsidRPr="0025634A">
        <w:rPr>
          <w:rFonts w:ascii="Times New Roman" w:hAnsi="Times New Roman" w:cs="Times New Roman"/>
          <w:sz w:val="28"/>
          <w:szCs w:val="28"/>
        </w:rPr>
        <w:t>за счет автоматизации ключевых бизнес-процессов. Использование специализированного программного обеспечения позволит сотрудникам оптимизировать свою работу, снизить вероятность ошибок и улучшить качество обслуживания клиентов.</w:t>
      </w:r>
    </w:p>
    <w:p w14:paraId="36D68882" w14:textId="373A0FF5" w:rsidR="0025634A" w:rsidRPr="000C30B7" w:rsidRDefault="0025634A" w:rsidP="000C30B7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34A">
        <w:rPr>
          <w:rFonts w:ascii="Times New Roman" w:hAnsi="Times New Roman" w:cs="Times New Roman"/>
          <w:sz w:val="28"/>
          <w:szCs w:val="28"/>
        </w:rPr>
        <w:t xml:space="preserve">В ходе курсового проектирования будут рассмотрены вопросы проектирования, разработки и внедрения приложения для автоматизации рабочего места сотрудника </w:t>
      </w:r>
      <w:r w:rsidR="006C4470">
        <w:rPr>
          <w:rFonts w:ascii="Times New Roman" w:hAnsi="Times New Roman" w:cs="Times New Roman"/>
          <w:sz w:val="28"/>
          <w:szCs w:val="28"/>
        </w:rPr>
        <w:t>онлайн-ресторана</w:t>
      </w:r>
      <w:r w:rsidRPr="0025634A">
        <w:rPr>
          <w:rFonts w:ascii="Times New Roman" w:hAnsi="Times New Roman" w:cs="Times New Roman"/>
          <w:sz w:val="28"/>
          <w:szCs w:val="28"/>
        </w:rPr>
        <w:t>. Пояснительная записка включает в себя описание задачи, проектирование системы, реализацию программного средства и область его применения.</w:t>
      </w:r>
    </w:p>
    <w:p w14:paraId="3A40D985" w14:textId="77777777" w:rsidR="00770DEE" w:rsidRPr="002D74CF" w:rsidRDefault="00770DEE" w:rsidP="00770DEE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CF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приложении </w:t>
      </w:r>
      <w:r w:rsidRPr="002D74CF">
        <w:rPr>
          <w:rFonts w:ascii="Times New Roman" w:hAnsi="Times New Roman" w:cs="Times New Roman"/>
          <w:sz w:val="28"/>
          <w:szCs w:val="28"/>
        </w:rPr>
        <w:t>А представлен текст программных модулей приложения.</w:t>
      </w:r>
    </w:p>
    <w:p w14:paraId="64E5A505" w14:textId="563AF144" w:rsidR="00770DEE" w:rsidRPr="002D74CF" w:rsidRDefault="00770DEE" w:rsidP="00770DEE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CF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приложении </w:t>
      </w:r>
      <w:r w:rsidRPr="002D74CF">
        <w:rPr>
          <w:rFonts w:ascii="Times New Roman" w:hAnsi="Times New Roman" w:cs="Times New Roman"/>
          <w:sz w:val="28"/>
          <w:szCs w:val="28"/>
        </w:rPr>
        <w:t xml:space="preserve">Б </w:t>
      </w:r>
      <w:r w:rsidR="000C30B7" w:rsidRPr="002D74CF">
        <w:rPr>
          <w:rFonts w:ascii="Times New Roman" w:hAnsi="Times New Roman" w:cs="Times New Roman"/>
          <w:sz w:val="28"/>
          <w:szCs w:val="28"/>
        </w:rPr>
        <w:t>представлен результат</w:t>
      </w:r>
      <w:r w:rsidR="000C30B7">
        <w:rPr>
          <w:rFonts w:ascii="Times New Roman" w:hAnsi="Times New Roman" w:cs="Times New Roman"/>
          <w:sz w:val="28"/>
          <w:szCs w:val="28"/>
        </w:rPr>
        <w:t>ы</w:t>
      </w:r>
      <w:r w:rsidR="000C30B7" w:rsidRPr="002D74CF">
        <w:rPr>
          <w:rFonts w:ascii="Times New Roman" w:hAnsi="Times New Roman" w:cs="Times New Roman"/>
          <w:sz w:val="28"/>
          <w:szCs w:val="28"/>
        </w:rPr>
        <w:t xml:space="preserve"> работы программы.</w:t>
      </w:r>
    </w:p>
    <w:p w14:paraId="56DCE7CC" w14:textId="77777777" w:rsidR="00770DEE" w:rsidRPr="002D74CF" w:rsidRDefault="00770DEE" w:rsidP="00770DEE">
      <w:pPr>
        <w:pStyle w:val="1"/>
        <w:tabs>
          <w:tab w:val="left" w:pos="709"/>
        </w:tabs>
        <w:spacing w:after="280"/>
      </w:pPr>
      <w:bookmarkStart w:id="5" w:name="_Toc138892914"/>
      <w:bookmarkStart w:id="6" w:name="_Toc167632392"/>
      <w:bookmarkStart w:id="7" w:name="_Toc167632487"/>
      <w:bookmarkStart w:id="8" w:name="_Toc387793429"/>
      <w:bookmarkStart w:id="9" w:name="_Toc446715749"/>
      <w:bookmarkStart w:id="10" w:name="_Toc453540606"/>
      <w:bookmarkStart w:id="11" w:name="_Toc483006032"/>
      <w:bookmarkStart w:id="12" w:name="_Toc10463385"/>
      <w:bookmarkStart w:id="13" w:name="_Toc11327827"/>
      <w:bookmarkStart w:id="14" w:name="_Toc11327949"/>
      <w:bookmarkStart w:id="15" w:name="_Toc11328489"/>
      <w:bookmarkStart w:id="16" w:name="_Toc11328771"/>
      <w:bookmarkStart w:id="17" w:name="_Toc11329152"/>
      <w:bookmarkStart w:id="18" w:name="_Toc11329698"/>
      <w:bookmarkStart w:id="19" w:name="_Toc12217686"/>
      <w:bookmarkStart w:id="20" w:name="_Toc12218127"/>
      <w:bookmarkStart w:id="21" w:name="_Toc103610588"/>
      <w:bookmarkEnd w:id="0"/>
      <w:bookmarkEnd w:id="1"/>
      <w:r w:rsidRPr="002D74CF">
        <w:lastRenderedPageBreak/>
        <w:t>Описание задачи</w:t>
      </w:r>
      <w:bookmarkEnd w:id="5"/>
      <w:bookmarkEnd w:id="6"/>
      <w:bookmarkEnd w:id="7"/>
    </w:p>
    <w:p w14:paraId="73B572AB" w14:textId="77777777" w:rsidR="00770DEE" w:rsidRPr="002D74CF" w:rsidRDefault="00770DEE" w:rsidP="005B3F4D">
      <w:pPr>
        <w:pStyle w:val="2"/>
      </w:pPr>
      <w:bookmarkStart w:id="22" w:name="_Toc138892915"/>
      <w:bookmarkStart w:id="23" w:name="_Toc167632393"/>
      <w:bookmarkStart w:id="24" w:name="_Toc167632488"/>
      <w:bookmarkStart w:id="25" w:name="_Toc10463386"/>
      <w:bookmarkStart w:id="26" w:name="_Toc11327828"/>
      <w:bookmarkStart w:id="27" w:name="_Toc11327950"/>
      <w:bookmarkStart w:id="28" w:name="_Toc11328490"/>
      <w:bookmarkStart w:id="29" w:name="_Toc11328772"/>
      <w:bookmarkStart w:id="30" w:name="_Toc11329153"/>
      <w:bookmarkStart w:id="31" w:name="_Toc11329699"/>
      <w:bookmarkStart w:id="32" w:name="_Toc12217687"/>
      <w:bookmarkStart w:id="33" w:name="_Toc12218128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 w:rsidRPr="002D74CF">
        <w:rPr>
          <w:lang w:eastAsia="en-US"/>
        </w:rPr>
        <w:t xml:space="preserve">Анализ </w:t>
      </w:r>
      <w:r w:rsidRPr="005B3F4D">
        <w:t>предметной</w:t>
      </w:r>
      <w:r w:rsidRPr="002D74CF">
        <w:rPr>
          <w:lang w:eastAsia="en-US"/>
        </w:rPr>
        <w:t xml:space="preserve"> области</w:t>
      </w:r>
      <w:bookmarkEnd w:id="22"/>
      <w:bookmarkEnd w:id="23"/>
      <w:bookmarkEnd w:id="24"/>
    </w:p>
    <w:p w14:paraId="0A46E56C" w14:textId="0F469DD6" w:rsidR="006B4E2D" w:rsidRPr="000C30B7" w:rsidRDefault="006B4E2D" w:rsidP="006B4E2D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4E2D">
        <w:rPr>
          <w:rFonts w:ascii="Times New Roman" w:hAnsi="Times New Roman" w:cs="Times New Roman"/>
          <w:sz w:val="28"/>
          <w:szCs w:val="28"/>
        </w:rPr>
        <w:t xml:space="preserve">Предметной областью решаемой задачи является </w:t>
      </w:r>
      <w:r w:rsidR="006C4470">
        <w:rPr>
          <w:rFonts w:ascii="Times New Roman" w:hAnsi="Times New Roman" w:cs="Times New Roman"/>
          <w:sz w:val="28"/>
          <w:szCs w:val="28"/>
        </w:rPr>
        <w:t>онлайн-ресторан</w:t>
      </w:r>
      <w:r w:rsidRPr="006B4E2D">
        <w:rPr>
          <w:rFonts w:ascii="Times New Roman" w:hAnsi="Times New Roman" w:cs="Times New Roman"/>
          <w:sz w:val="28"/>
          <w:szCs w:val="28"/>
        </w:rPr>
        <w:t xml:space="preserve"> и его деятельность. Объектом решаемой задачи является автоматизация процесса ведения учета деятельности сотрудников бюро ремонтов электронной техники и их взаимодействия с клиентами.</w:t>
      </w:r>
    </w:p>
    <w:p w14:paraId="01858373" w14:textId="26EE3ADD" w:rsidR="006B4E2D" w:rsidRPr="000C30B7" w:rsidRDefault="006B4E2D" w:rsidP="006B4E2D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4E2D">
        <w:rPr>
          <w:rFonts w:ascii="Times New Roman" w:hAnsi="Times New Roman" w:cs="Times New Roman"/>
          <w:sz w:val="28"/>
          <w:szCs w:val="28"/>
        </w:rPr>
        <w:t xml:space="preserve">Автоматизированное рабочее место (АРМ) сотрудника </w:t>
      </w:r>
      <w:r w:rsidR="006C4470">
        <w:rPr>
          <w:rFonts w:ascii="Times New Roman" w:hAnsi="Times New Roman" w:cs="Times New Roman"/>
          <w:sz w:val="28"/>
          <w:szCs w:val="28"/>
        </w:rPr>
        <w:t>онлайн-ресторана</w:t>
      </w:r>
      <w:r w:rsidRPr="006B4E2D">
        <w:rPr>
          <w:rFonts w:ascii="Times New Roman" w:hAnsi="Times New Roman" w:cs="Times New Roman"/>
          <w:sz w:val="28"/>
          <w:szCs w:val="28"/>
        </w:rPr>
        <w:t xml:space="preserve"> - это программное обеспечение, разработанное для автоматизации и упрощения работы специалистов. Оно обычно включает в себя набор инструментов и функций, которые помогают сотрудникам эффективно управлять своими задачами и обязанностями, связанными с приемом, </w:t>
      </w:r>
      <w:r w:rsidR="006C4470">
        <w:rPr>
          <w:rFonts w:ascii="Times New Roman" w:hAnsi="Times New Roman" w:cs="Times New Roman"/>
          <w:sz w:val="28"/>
          <w:szCs w:val="28"/>
        </w:rPr>
        <w:t>обработкой</w:t>
      </w:r>
      <w:r w:rsidRPr="006B4E2D">
        <w:rPr>
          <w:rFonts w:ascii="Times New Roman" w:hAnsi="Times New Roman" w:cs="Times New Roman"/>
          <w:sz w:val="28"/>
          <w:szCs w:val="28"/>
        </w:rPr>
        <w:t xml:space="preserve">, </w:t>
      </w:r>
      <w:r w:rsidR="006C4470">
        <w:rPr>
          <w:rFonts w:ascii="Times New Roman" w:hAnsi="Times New Roman" w:cs="Times New Roman"/>
          <w:sz w:val="28"/>
          <w:szCs w:val="28"/>
        </w:rPr>
        <w:t>готовкой</w:t>
      </w:r>
      <w:r w:rsidRPr="006B4E2D">
        <w:rPr>
          <w:rFonts w:ascii="Times New Roman" w:hAnsi="Times New Roman" w:cs="Times New Roman"/>
          <w:sz w:val="28"/>
          <w:szCs w:val="28"/>
        </w:rPr>
        <w:t xml:space="preserve"> и </w:t>
      </w:r>
      <w:r w:rsidR="006C4470">
        <w:rPr>
          <w:rFonts w:ascii="Times New Roman" w:hAnsi="Times New Roman" w:cs="Times New Roman"/>
          <w:sz w:val="28"/>
          <w:szCs w:val="28"/>
        </w:rPr>
        <w:t>доставкой</w:t>
      </w:r>
      <w:r w:rsidRPr="006B4E2D">
        <w:rPr>
          <w:rFonts w:ascii="Times New Roman" w:hAnsi="Times New Roman" w:cs="Times New Roman"/>
          <w:sz w:val="28"/>
          <w:szCs w:val="28"/>
        </w:rPr>
        <w:t xml:space="preserve"> </w:t>
      </w:r>
      <w:r w:rsidR="006C4470">
        <w:rPr>
          <w:rFonts w:ascii="Times New Roman" w:hAnsi="Times New Roman" w:cs="Times New Roman"/>
          <w:sz w:val="28"/>
          <w:szCs w:val="28"/>
        </w:rPr>
        <w:t>заказов</w:t>
      </w:r>
      <w:r w:rsidRPr="006B4E2D">
        <w:rPr>
          <w:rFonts w:ascii="Times New Roman" w:hAnsi="Times New Roman" w:cs="Times New Roman"/>
          <w:sz w:val="28"/>
          <w:szCs w:val="28"/>
        </w:rPr>
        <w:t>.</w:t>
      </w:r>
    </w:p>
    <w:p w14:paraId="662686DB" w14:textId="1C54EDE1" w:rsidR="006B4E2D" w:rsidRPr="000C30B7" w:rsidRDefault="006B4E2D" w:rsidP="006B4E2D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4E2D">
        <w:rPr>
          <w:rFonts w:ascii="Times New Roman" w:hAnsi="Times New Roman" w:cs="Times New Roman"/>
          <w:sz w:val="28"/>
          <w:szCs w:val="28"/>
        </w:rPr>
        <w:t xml:space="preserve">Сотрудник </w:t>
      </w:r>
      <w:r w:rsidR="006C4470">
        <w:rPr>
          <w:rFonts w:ascii="Times New Roman" w:hAnsi="Times New Roman" w:cs="Times New Roman"/>
          <w:sz w:val="28"/>
          <w:szCs w:val="28"/>
        </w:rPr>
        <w:t>онлайн-ресторана</w:t>
      </w:r>
      <w:r w:rsidRPr="006B4E2D">
        <w:rPr>
          <w:rFonts w:ascii="Times New Roman" w:hAnsi="Times New Roman" w:cs="Times New Roman"/>
          <w:sz w:val="28"/>
          <w:szCs w:val="28"/>
        </w:rPr>
        <w:t xml:space="preserve"> - это специалист, задача которого принять </w:t>
      </w:r>
      <w:r w:rsidR="006C4470">
        <w:rPr>
          <w:rFonts w:ascii="Times New Roman" w:hAnsi="Times New Roman" w:cs="Times New Roman"/>
          <w:sz w:val="28"/>
          <w:szCs w:val="28"/>
        </w:rPr>
        <w:t>заказ</w:t>
      </w:r>
      <w:r w:rsidRPr="006B4E2D">
        <w:rPr>
          <w:rFonts w:ascii="Times New Roman" w:hAnsi="Times New Roman" w:cs="Times New Roman"/>
          <w:sz w:val="28"/>
          <w:szCs w:val="28"/>
        </w:rPr>
        <w:t>, п</w:t>
      </w:r>
      <w:r w:rsidR="006C4470">
        <w:rPr>
          <w:rFonts w:ascii="Times New Roman" w:hAnsi="Times New Roman" w:cs="Times New Roman"/>
          <w:sz w:val="28"/>
          <w:szCs w:val="28"/>
        </w:rPr>
        <w:t>риготовить его</w:t>
      </w:r>
      <w:r w:rsidRPr="006B4E2D">
        <w:rPr>
          <w:rFonts w:ascii="Times New Roman" w:hAnsi="Times New Roman" w:cs="Times New Roman"/>
          <w:sz w:val="28"/>
          <w:szCs w:val="28"/>
        </w:rPr>
        <w:t xml:space="preserve">, </w:t>
      </w:r>
      <w:r w:rsidR="006C4470">
        <w:rPr>
          <w:rFonts w:ascii="Times New Roman" w:hAnsi="Times New Roman" w:cs="Times New Roman"/>
          <w:sz w:val="28"/>
          <w:szCs w:val="28"/>
        </w:rPr>
        <w:t>и доставить его клиенту</w:t>
      </w:r>
      <w:r w:rsidRPr="006B4E2D">
        <w:rPr>
          <w:rFonts w:ascii="Times New Roman" w:hAnsi="Times New Roman" w:cs="Times New Roman"/>
          <w:sz w:val="28"/>
          <w:szCs w:val="28"/>
        </w:rPr>
        <w:t>. Суть работы сотрудника заключается в умении максимально быстро и</w:t>
      </w:r>
      <w:r w:rsidR="006C4470">
        <w:rPr>
          <w:rFonts w:ascii="Times New Roman" w:hAnsi="Times New Roman" w:cs="Times New Roman"/>
          <w:sz w:val="28"/>
          <w:szCs w:val="28"/>
        </w:rPr>
        <w:t xml:space="preserve"> качественно выполнить приготовление заказа</w:t>
      </w:r>
      <w:r w:rsidRPr="006B4E2D">
        <w:rPr>
          <w:rFonts w:ascii="Times New Roman" w:hAnsi="Times New Roman" w:cs="Times New Roman"/>
          <w:sz w:val="28"/>
          <w:szCs w:val="28"/>
        </w:rPr>
        <w:t>, а также выстроить эффективное взаимодействие с клиентами. Каждый сотрудник обладает своим списко</w:t>
      </w:r>
      <w:r w:rsidR="006C4470">
        <w:rPr>
          <w:rFonts w:ascii="Times New Roman" w:hAnsi="Times New Roman" w:cs="Times New Roman"/>
          <w:sz w:val="28"/>
          <w:szCs w:val="28"/>
        </w:rPr>
        <w:t>м заказов</w:t>
      </w:r>
      <w:r w:rsidRPr="006B4E2D">
        <w:rPr>
          <w:rFonts w:ascii="Times New Roman" w:hAnsi="Times New Roman" w:cs="Times New Roman"/>
          <w:sz w:val="28"/>
          <w:szCs w:val="28"/>
        </w:rPr>
        <w:t>, а также клиентами, с которыми он работает, в связи с чем будет целесообразно организовать отображение у каждого сотрудника только своих данных, которые он добавил.</w:t>
      </w:r>
    </w:p>
    <w:p w14:paraId="20911E7B" w14:textId="5C97B914" w:rsidR="002666C7" w:rsidRDefault="006B4E2D" w:rsidP="006B4E2D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B4E2D">
        <w:rPr>
          <w:rFonts w:ascii="Times New Roman" w:hAnsi="Times New Roman" w:cs="Times New Roman"/>
          <w:sz w:val="28"/>
          <w:szCs w:val="28"/>
        </w:rPr>
        <w:t xml:space="preserve">Компьютерная обработка информации и процессов не только обеспечивает эффективное выполнение задач сотрудников </w:t>
      </w:r>
      <w:r w:rsidR="006C4470">
        <w:rPr>
          <w:rFonts w:ascii="Times New Roman" w:hAnsi="Times New Roman" w:cs="Times New Roman"/>
          <w:sz w:val="28"/>
          <w:szCs w:val="28"/>
        </w:rPr>
        <w:t>онлайн-ресторана</w:t>
      </w:r>
      <w:r w:rsidRPr="006B4E2D">
        <w:rPr>
          <w:rFonts w:ascii="Times New Roman" w:hAnsi="Times New Roman" w:cs="Times New Roman"/>
          <w:sz w:val="28"/>
          <w:szCs w:val="28"/>
        </w:rPr>
        <w:t>, но и позволяет улучшить качество обслуживания клиентов, оптимизировать процессы и принимать обоснованные управленческие решения, ниже перечислены ее преимущества в данной сфере:</w:t>
      </w:r>
    </w:p>
    <w:p w14:paraId="2E817C2B" w14:textId="02CF0FA4" w:rsidR="002666C7" w:rsidRPr="006B3E4D" w:rsidRDefault="006B3E4D" w:rsidP="006B3E4D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B3E4D">
        <w:rPr>
          <w:rFonts w:ascii="Times New Roman" w:hAnsi="Times New Roman" w:cs="Times New Roman"/>
          <w:sz w:val="28"/>
          <w:szCs w:val="28"/>
        </w:rPr>
        <w:t xml:space="preserve">Учет и хранение информации о </w:t>
      </w:r>
      <w:r w:rsidR="006C4470">
        <w:rPr>
          <w:rFonts w:ascii="Times New Roman" w:hAnsi="Times New Roman" w:cs="Times New Roman"/>
          <w:sz w:val="28"/>
          <w:szCs w:val="28"/>
        </w:rPr>
        <w:t>заказах</w:t>
      </w:r>
      <w:r w:rsidRPr="006B3E4D">
        <w:rPr>
          <w:rFonts w:ascii="Times New Roman" w:hAnsi="Times New Roman" w:cs="Times New Roman"/>
          <w:sz w:val="28"/>
          <w:szCs w:val="28"/>
        </w:rPr>
        <w:t xml:space="preserve">. АРМ позволяет вести базу данных </w:t>
      </w:r>
      <w:r w:rsidR="006C4470">
        <w:rPr>
          <w:rFonts w:ascii="Times New Roman" w:hAnsi="Times New Roman" w:cs="Times New Roman"/>
          <w:sz w:val="28"/>
          <w:szCs w:val="28"/>
        </w:rPr>
        <w:t>заказов</w:t>
      </w:r>
      <w:r w:rsidRPr="006B3E4D">
        <w:rPr>
          <w:rFonts w:ascii="Times New Roman" w:hAnsi="Times New Roman" w:cs="Times New Roman"/>
          <w:sz w:val="28"/>
          <w:szCs w:val="28"/>
        </w:rPr>
        <w:t xml:space="preserve">, фиксировать поступающие заявки, отслеживать статус </w:t>
      </w:r>
      <w:r w:rsidR="006C4470">
        <w:rPr>
          <w:rFonts w:ascii="Times New Roman" w:hAnsi="Times New Roman" w:cs="Times New Roman"/>
          <w:sz w:val="28"/>
          <w:szCs w:val="28"/>
        </w:rPr>
        <w:t>приготовления</w:t>
      </w:r>
      <w:r w:rsidRPr="006B3E4D">
        <w:rPr>
          <w:rFonts w:ascii="Times New Roman" w:hAnsi="Times New Roman" w:cs="Times New Roman"/>
          <w:sz w:val="28"/>
          <w:szCs w:val="28"/>
        </w:rPr>
        <w:t xml:space="preserve"> и историю взаимодействия с каждым клиентом.</w:t>
      </w:r>
    </w:p>
    <w:p w14:paraId="6B1AC256" w14:textId="1154F1DB" w:rsidR="002666C7" w:rsidRPr="006B3E4D" w:rsidRDefault="006B3E4D" w:rsidP="006B3E4D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B3E4D">
        <w:rPr>
          <w:rFonts w:ascii="Times New Roman" w:hAnsi="Times New Roman" w:cs="Times New Roman"/>
          <w:sz w:val="28"/>
          <w:szCs w:val="28"/>
        </w:rPr>
        <w:t xml:space="preserve">Управление процессом ремонта. АРМ автоматизирует такие задачи, как распределение заявок между сотрудниками, </w:t>
      </w:r>
      <w:r w:rsidR="002666C7">
        <w:rPr>
          <w:rFonts w:ascii="Times New Roman" w:hAnsi="Times New Roman" w:cs="Times New Roman"/>
          <w:sz w:val="28"/>
          <w:szCs w:val="28"/>
        </w:rPr>
        <w:t>учет ингредиентов на складе.</w:t>
      </w:r>
    </w:p>
    <w:p w14:paraId="623C5955" w14:textId="73D018D1" w:rsidR="006B3E4D" w:rsidRPr="006B3E4D" w:rsidRDefault="006B3E4D" w:rsidP="006B3E4D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B3E4D">
        <w:rPr>
          <w:rFonts w:ascii="Times New Roman" w:hAnsi="Times New Roman" w:cs="Times New Roman"/>
          <w:sz w:val="28"/>
          <w:szCs w:val="28"/>
        </w:rPr>
        <w:t xml:space="preserve">Анализ эффективности работы </w:t>
      </w:r>
      <w:r w:rsidR="002666C7">
        <w:rPr>
          <w:rFonts w:ascii="Times New Roman" w:hAnsi="Times New Roman" w:cs="Times New Roman"/>
          <w:sz w:val="28"/>
          <w:szCs w:val="28"/>
        </w:rPr>
        <w:t>онлайн-ресторана</w:t>
      </w:r>
      <w:r w:rsidRPr="006B3E4D">
        <w:rPr>
          <w:rFonts w:ascii="Times New Roman" w:hAnsi="Times New Roman" w:cs="Times New Roman"/>
          <w:sz w:val="28"/>
          <w:szCs w:val="28"/>
        </w:rPr>
        <w:t xml:space="preserve">. АРМ предоставляет руководству всестороннюю аналитическую информацию - статистику по </w:t>
      </w:r>
      <w:r w:rsidR="002666C7">
        <w:rPr>
          <w:rFonts w:ascii="Times New Roman" w:hAnsi="Times New Roman" w:cs="Times New Roman"/>
          <w:sz w:val="28"/>
          <w:szCs w:val="28"/>
        </w:rPr>
        <w:t xml:space="preserve">выполненным заказам, количество заказов </w:t>
      </w:r>
      <w:r w:rsidRPr="006B3E4D">
        <w:rPr>
          <w:rFonts w:ascii="Times New Roman" w:hAnsi="Times New Roman" w:cs="Times New Roman"/>
          <w:sz w:val="28"/>
          <w:szCs w:val="28"/>
        </w:rPr>
        <w:t>и т.д. Это позволяет оптимизировать бизнес-процессы и принимать обоснованные управленческие решения.</w:t>
      </w:r>
    </w:p>
    <w:p w14:paraId="403C0A24" w14:textId="77777777" w:rsidR="006B3E4D" w:rsidRPr="006B3E4D" w:rsidRDefault="006B3E4D" w:rsidP="006B3E4D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B3E4D">
        <w:rPr>
          <w:rFonts w:ascii="Times New Roman" w:hAnsi="Times New Roman" w:cs="Times New Roman"/>
          <w:sz w:val="28"/>
          <w:szCs w:val="28"/>
        </w:rPr>
        <w:t>Повышение качества обслуживания клиентов. АРМ обеспечивает прозрачность процесса ремонта для клиентов, позволяет своевременно информировать их о статусе заявки и сроках исполнения. Это способствует росту лояльности клиентов и улучшению репутации бюро ремонтов.</w:t>
      </w:r>
    </w:p>
    <w:p w14:paraId="5A5DCF02" w14:textId="603EF25B" w:rsidR="006B3E4D" w:rsidRPr="006B3E4D" w:rsidRDefault="006B3E4D" w:rsidP="006B3E4D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B3E4D">
        <w:rPr>
          <w:rFonts w:ascii="Times New Roman" w:hAnsi="Times New Roman" w:cs="Times New Roman"/>
          <w:sz w:val="28"/>
          <w:szCs w:val="28"/>
        </w:rPr>
        <w:t xml:space="preserve">Организация взаимодействия сотрудников. АРМ поддерживает обмен информацией между </w:t>
      </w:r>
      <w:r w:rsidR="002666C7">
        <w:rPr>
          <w:rFonts w:ascii="Times New Roman" w:hAnsi="Times New Roman" w:cs="Times New Roman"/>
          <w:sz w:val="28"/>
          <w:szCs w:val="28"/>
        </w:rPr>
        <w:t>специалистами</w:t>
      </w:r>
      <w:r w:rsidRPr="006B3E4D">
        <w:rPr>
          <w:rFonts w:ascii="Times New Roman" w:hAnsi="Times New Roman" w:cs="Times New Roman"/>
          <w:sz w:val="28"/>
          <w:szCs w:val="28"/>
        </w:rPr>
        <w:t>, упрощает координацию их действий и контроль со стороны руководства.</w:t>
      </w:r>
    </w:p>
    <w:p w14:paraId="16C608D9" w14:textId="25412F39" w:rsidR="006B4E2D" w:rsidRPr="000C30B7" w:rsidRDefault="006B3E4D" w:rsidP="006B4E2D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3E4D">
        <w:rPr>
          <w:rFonts w:ascii="Times New Roman" w:hAnsi="Times New Roman" w:cs="Times New Roman"/>
          <w:sz w:val="28"/>
          <w:szCs w:val="28"/>
        </w:rPr>
        <w:lastRenderedPageBreak/>
        <w:t xml:space="preserve">Таким образом, разработка АРМ для </w:t>
      </w:r>
      <w:r w:rsidR="002666C7">
        <w:rPr>
          <w:rFonts w:ascii="Times New Roman" w:hAnsi="Times New Roman" w:cs="Times New Roman"/>
          <w:sz w:val="28"/>
          <w:szCs w:val="28"/>
        </w:rPr>
        <w:t>онлайн-ресторана</w:t>
      </w:r>
      <w:r w:rsidRPr="006B3E4D">
        <w:rPr>
          <w:rFonts w:ascii="Times New Roman" w:hAnsi="Times New Roman" w:cs="Times New Roman"/>
          <w:sz w:val="28"/>
          <w:szCs w:val="28"/>
        </w:rPr>
        <w:t xml:space="preserve"> позволит повысить эффективность, прозрачность и управляемость всех бизнес-процессов, обеспечить высокое качество обслуживания клиентов.</w:t>
      </w:r>
    </w:p>
    <w:p w14:paraId="57E744DC" w14:textId="3DFDD93A" w:rsidR="00770DEE" w:rsidRPr="002D74CF" w:rsidRDefault="00770DEE" w:rsidP="005B3F4D">
      <w:pPr>
        <w:pStyle w:val="2"/>
      </w:pPr>
      <w:bookmarkStart w:id="34" w:name="_Toc138892916"/>
      <w:bookmarkStart w:id="35" w:name="_Toc167632394"/>
      <w:bookmarkStart w:id="36" w:name="_Toc167632489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r w:rsidRPr="005B3F4D">
        <w:t>Постановка</w:t>
      </w:r>
      <w:r w:rsidRPr="002D74CF">
        <w:t xml:space="preserve"> задачи</w:t>
      </w:r>
      <w:bookmarkEnd w:id="34"/>
      <w:bookmarkEnd w:id="35"/>
      <w:bookmarkEnd w:id="36"/>
    </w:p>
    <w:p w14:paraId="5E49968B" w14:textId="638231C4" w:rsidR="00770DEE" w:rsidRPr="002D74CF" w:rsidRDefault="00770DEE" w:rsidP="00770DEE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D74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Функции, которые должны быть </w:t>
      </w:r>
      <w:r w:rsidR="006B3E4D" w:rsidRPr="006B3E4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автоматизированы для </w:t>
      </w:r>
      <w:r w:rsidR="002666C7">
        <w:rPr>
          <w:rFonts w:ascii="Times New Roman" w:hAnsi="Times New Roman" w:cs="Times New Roman"/>
          <w:noProof/>
          <w:sz w:val="28"/>
          <w:szCs w:val="28"/>
          <w:lang w:eastAsia="ru-RU"/>
        </w:rPr>
        <w:t>онлайн-ресторана</w:t>
      </w:r>
      <w:r w:rsidR="006B3E4D" w:rsidRPr="006B3E4D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14:paraId="2634A6A7" w14:textId="020BB102" w:rsidR="006B3E4D" w:rsidRPr="006B3E4D" w:rsidRDefault="006B3E4D" w:rsidP="006B3E4D">
      <w:pPr>
        <w:pStyle w:val="a1"/>
        <w:numPr>
          <w:ilvl w:val="0"/>
          <w:numId w:val="5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B3E4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Программное средство должно позволять пользователю вводить данные о </w:t>
      </w:r>
      <w:r w:rsidR="002666C7">
        <w:rPr>
          <w:rFonts w:ascii="Times New Roman" w:hAnsi="Times New Roman" w:cs="Times New Roman"/>
          <w:noProof/>
          <w:sz w:val="28"/>
          <w:szCs w:val="28"/>
          <w:lang w:eastAsia="ru-RU"/>
        </w:rPr>
        <w:t>заказе</w:t>
      </w:r>
      <w:r w:rsidRPr="006B3E4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такие как ФИО,  адрес, </w:t>
      </w:r>
      <w:r w:rsidR="002666C7">
        <w:rPr>
          <w:rFonts w:ascii="Times New Roman" w:hAnsi="Times New Roman" w:cs="Times New Roman"/>
          <w:noProof/>
          <w:sz w:val="28"/>
          <w:szCs w:val="28"/>
          <w:lang w:eastAsia="ru-RU"/>
        </w:rPr>
        <w:t>список блюд</w:t>
      </w:r>
      <w:r w:rsidRPr="006B3E4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="002666C7">
        <w:rPr>
          <w:rFonts w:ascii="Times New Roman" w:hAnsi="Times New Roman" w:cs="Times New Roman"/>
          <w:noProof/>
          <w:sz w:val="28"/>
          <w:szCs w:val="28"/>
          <w:lang w:eastAsia="ru-RU"/>
        </w:rPr>
        <w:t>повара</w:t>
      </w:r>
      <w:r w:rsidRPr="006B3E4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</w:t>
      </w:r>
      <w:r w:rsidR="002666C7">
        <w:rPr>
          <w:rFonts w:ascii="Times New Roman" w:hAnsi="Times New Roman" w:cs="Times New Roman"/>
          <w:noProof/>
          <w:sz w:val="28"/>
          <w:szCs w:val="28"/>
          <w:lang w:eastAsia="ru-RU"/>
        </w:rPr>
        <w:t>курьера.</w:t>
      </w:r>
    </w:p>
    <w:p w14:paraId="28BF5C02" w14:textId="41BDC4CF" w:rsidR="002666C7" w:rsidRDefault="002666C7" w:rsidP="00770DEE">
      <w:pPr>
        <w:pStyle w:val="a1"/>
        <w:numPr>
          <w:ilvl w:val="0"/>
          <w:numId w:val="5"/>
        </w:numPr>
        <w:tabs>
          <w:tab w:val="left" w:pos="709"/>
        </w:tabs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Создание отдельных учетных записей для польователей.</w:t>
      </w:r>
    </w:p>
    <w:p w14:paraId="6F66C857" w14:textId="4E98C6A0" w:rsidR="002666C7" w:rsidRDefault="002666C7" w:rsidP="00770DEE">
      <w:pPr>
        <w:pStyle w:val="a1"/>
        <w:numPr>
          <w:ilvl w:val="0"/>
          <w:numId w:val="5"/>
        </w:numPr>
        <w:tabs>
          <w:tab w:val="left" w:pos="709"/>
        </w:tabs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Отслеживание процесса приготовления и доставки заказа.</w:t>
      </w:r>
    </w:p>
    <w:p w14:paraId="283CBB75" w14:textId="610014FD" w:rsidR="002666C7" w:rsidRDefault="002666C7" w:rsidP="00770DEE">
      <w:pPr>
        <w:pStyle w:val="a1"/>
        <w:numPr>
          <w:ilvl w:val="0"/>
          <w:numId w:val="5"/>
        </w:numPr>
        <w:tabs>
          <w:tab w:val="left" w:pos="709"/>
        </w:tabs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Просмотр продуктивности сотрудников.</w:t>
      </w:r>
    </w:p>
    <w:p w14:paraId="2C3481D5" w14:textId="3699567E" w:rsidR="002666C7" w:rsidRDefault="002666C7" w:rsidP="00770DEE">
      <w:pPr>
        <w:pStyle w:val="a1"/>
        <w:numPr>
          <w:ilvl w:val="0"/>
          <w:numId w:val="5"/>
        </w:numPr>
        <w:tabs>
          <w:tab w:val="left" w:pos="709"/>
        </w:tabs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Просмотр истории выполненных заказов.</w:t>
      </w:r>
    </w:p>
    <w:p w14:paraId="23C0ECDB" w14:textId="494D41FD" w:rsidR="002666C7" w:rsidRPr="002666C7" w:rsidRDefault="002666C7" w:rsidP="002666C7">
      <w:pPr>
        <w:pStyle w:val="a1"/>
        <w:numPr>
          <w:ilvl w:val="0"/>
          <w:numId w:val="5"/>
        </w:numPr>
        <w:tabs>
          <w:tab w:val="left" w:pos="709"/>
        </w:tabs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Удаление пользователей из базы данных.</w:t>
      </w:r>
    </w:p>
    <w:p w14:paraId="15CB6268" w14:textId="0D7079FE" w:rsidR="006B3E4D" w:rsidRPr="00E63688" w:rsidRDefault="006B3E4D" w:rsidP="00770DEE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B3E4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Интерфейс приложения должен быть максимально простым и интуитивно понятным для сотрудников </w:t>
      </w:r>
      <w:r w:rsidR="002666C7">
        <w:rPr>
          <w:rFonts w:ascii="Times New Roman" w:hAnsi="Times New Roman" w:cs="Times New Roman"/>
          <w:noProof/>
          <w:sz w:val="28"/>
          <w:szCs w:val="28"/>
          <w:lang w:eastAsia="ru-RU"/>
        </w:rPr>
        <w:t>онлайн-ресторана</w:t>
      </w:r>
      <w:r w:rsidRPr="006B3E4D">
        <w:rPr>
          <w:rFonts w:ascii="Times New Roman" w:hAnsi="Times New Roman" w:cs="Times New Roman"/>
          <w:noProof/>
          <w:sz w:val="28"/>
          <w:szCs w:val="28"/>
          <w:lang w:eastAsia="ru-RU"/>
        </w:rPr>
        <w:t>, обеспечивая комфортное взаимодействие.</w:t>
      </w:r>
    </w:p>
    <w:p w14:paraId="5F27CF9D" w14:textId="5155006C" w:rsidR="000C30B7" w:rsidRPr="000C30B7" w:rsidRDefault="006B3E4D" w:rsidP="000C30B7">
      <w:pPr>
        <w:tabs>
          <w:tab w:val="left" w:pos="709"/>
        </w:tabs>
        <w:ind w:firstLine="709"/>
        <w:jc w:val="both"/>
        <w:rPr>
          <w:lang w:val="en-US"/>
        </w:rPr>
      </w:pPr>
      <w:r w:rsidRPr="006B3E4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отличие от существующих CRM-систем для сферы недвижимости, данное программное средство будет специально разработано для нужд </w:t>
      </w:r>
      <w:r w:rsidR="002666C7">
        <w:rPr>
          <w:rFonts w:ascii="Times New Roman" w:hAnsi="Times New Roman" w:cs="Times New Roman"/>
          <w:noProof/>
          <w:sz w:val="28"/>
          <w:szCs w:val="28"/>
          <w:lang w:eastAsia="ru-RU"/>
        </w:rPr>
        <w:t>онлайн-ресторана</w:t>
      </w:r>
      <w:r w:rsidRPr="006B3E4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включая автоматизацию составления </w:t>
      </w:r>
      <w:r w:rsidR="002666C7">
        <w:rPr>
          <w:rFonts w:ascii="Times New Roman" w:hAnsi="Times New Roman" w:cs="Times New Roman"/>
          <w:noProof/>
          <w:sz w:val="28"/>
          <w:szCs w:val="28"/>
          <w:lang w:eastAsia="ru-RU"/>
        </w:rPr>
        <w:t>заказов</w:t>
      </w:r>
      <w:r w:rsidRPr="006B3E4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анализ статистики.</w:t>
      </w:r>
      <w:bookmarkStart w:id="37" w:name="_Toc138892917"/>
      <w:bookmarkStart w:id="38" w:name="_Toc167632395"/>
      <w:bookmarkStart w:id="39" w:name="_Toc167632490"/>
      <w:r w:rsidR="00770DEE" w:rsidRPr="002D74CF">
        <w:t>Проектирование системы</w:t>
      </w:r>
      <w:bookmarkEnd w:id="37"/>
      <w:bookmarkEnd w:id="38"/>
      <w:bookmarkEnd w:id="39"/>
    </w:p>
    <w:p w14:paraId="78077650" w14:textId="77777777" w:rsidR="00770DEE" w:rsidRDefault="00770DEE" w:rsidP="00A64F7C">
      <w:pPr>
        <w:pStyle w:val="1"/>
      </w:pPr>
      <w:bookmarkStart w:id="40" w:name="_Toc138892918"/>
      <w:bookmarkStart w:id="41" w:name="_Toc167632396"/>
      <w:bookmarkStart w:id="42" w:name="_Toc167632491"/>
      <w:r w:rsidRPr="002D74CF">
        <w:lastRenderedPageBreak/>
        <w:t>Требования к приложению</w:t>
      </w:r>
      <w:bookmarkEnd w:id="40"/>
      <w:bookmarkEnd w:id="41"/>
      <w:bookmarkEnd w:id="42"/>
    </w:p>
    <w:p w14:paraId="5152D6B2" w14:textId="77777777" w:rsidR="00770DEE" w:rsidRDefault="00770DEE" w:rsidP="00770DEE">
      <w:pPr>
        <w:pStyle w:val="a1"/>
        <w:tabs>
          <w:tab w:val="left" w:pos="709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CF">
        <w:rPr>
          <w:rFonts w:ascii="Times New Roman" w:hAnsi="Times New Roman" w:cs="Times New Roman"/>
          <w:sz w:val="28"/>
          <w:szCs w:val="28"/>
        </w:rPr>
        <w:t>Средства защиты будущего приложения:</w:t>
      </w:r>
    </w:p>
    <w:p w14:paraId="72035057" w14:textId="77777777" w:rsidR="00770DEE" w:rsidRPr="00E84795" w:rsidRDefault="00770DEE" w:rsidP="00770DEE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5E4667">
        <w:rPr>
          <w:rFonts w:ascii="Times New Roman" w:hAnsi="Times New Roman" w:cs="Times New Roman"/>
          <w:sz w:val="28"/>
          <w:szCs w:val="28"/>
        </w:rPr>
        <w:t>д</w:t>
      </w:r>
      <w:r w:rsidRPr="002D74CF">
        <w:rPr>
          <w:rFonts w:ascii="Times New Roman" w:hAnsi="Times New Roman" w:cs="Times New Roman"/>
          <w:sz w:val="28"/>
          <w:szCs w:val="28"/>
        </w:rPr>
        <w:t>ля обеспечения безопасности</w:t>
      </w:r>
      <w:r w:rsidRPr="00FE0425">
        <w:rPr>
          <w:rFonts w:ascii="Times New Roman" w:hAnsi="Times New Roman" w:cs="Times New Roman"/>
          <w:sz w:val="28"/>
          <w:szCs w:val="28"/>
        </w:rPr>
        <w:t xml:space="preserve"> приложения и защиты от несанкционированного доступа необходимо использовать механизмы</w:t>
      </w:r>
      <w:r w:rsidRPr="00E84795">
        <w:rPr>
          <w:rFonts w:ascii="Times New Roman" w:hAnsi="Times New Roman" w:cs="Times New Roman"/>
          <w:sz w:val="28"/>
          <w:szCs w:val="28"/>
        </w:rPr>
        <w:t xml:space="preserve"> </w:t>
      </w:r>
      <w:r w:rsidRPr="00FE0425">
        <w:rPr>
          <w:rFonts w:ascii="Times New Roman" w:hAnsi="Times New Roman" w:cs="Times New Roman"/>
          <w:sz w:val="28"/>
          <w:szCs w:val="28"/>
        </w:rPr>
        <w:t>авторизации. Это позволит убедиться в подлинности пользователей и управлять доступом к данным и функциям приложения;</w:t>
      </w:r>
    </w:p>
    <w:p w14:paraId="042E061B" w14:textId="77777777" w:rsidR="00770DEE" w:rsidRPr="00FF653E" w:rsidRDefault="00770DEE" w:rsidP="00770DEE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F653E">
        <w:rPr>
          <w:rFonts w:ascii="Times New Roman" w:hAnsi="Times New Roman" w:cs="Times New Roman"/>
          <w:sz w:val="28"/>
          <w:szCs w:val="28"/>
        </w:rPr>
        <w:t>для хранен</w:t>
      </w:r>
      <w:r>
        <w:rPr>
          <w:rFonts w:ascii="Times New Roman" w:hAnsi="Times New Roman" w:cs="Times New Roman"/>
          <w:sz w:val="28"/>
          <w:szCs w:val="28"/>
        </w:rPr>
        <w:t>ия данных о клиентах и пользова</w:t>
      </w:r>
      <w:r w:rsidRPr="00FF653E">
        <w:rPr>
          <w:rFonts w:ascii="Times New Roman" w:hAnsi="Times New Roman" w:cs="Times New Roman"/>
          <w:sz w:val="28"/>
          <w:szCs w:val="28"/>
        </w:rPr>
        <w:t>телях можно использовать защищенную базу данных, которая содержит ограничения для доступа и хранимой информации.</w:t>
      </w:r>
    </w:p>
    <w:p w14:paraId="74ACEDE2" w14:textId="77777777" w:rsidR="00770DEE" w:rsidRDefault="00770DEE" w:rsidP="00770DEE">
      <w:pPr>
        <w:pStyle w:val="a1"/>
        <w:tabs>
          <w:tab w:val="left" w:pos="709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Общие требования</w:t>
      </w:r>
      <w:r w:rsidRPr="005F0409">
        <w:rPr>
          <w:rFonts w:ascii="Times New Roman" w:hAnsi="Times New Roman" w:cs="Times New Roman"/>
          <w:sz w:val="28"/>
          <w:szCs w:val="28"/>
        </w:rPr>
        <w:t>:</w:t>
      </w:r>
    </w:p>
    <w:p w14:paraId="05740F78" w14:textId="23B38F42" w:rsidR="00770DEE" w:rsidRPr="002666C7" w:rsidRDefault="00770DEE" w:rsidP="002666C7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контент приложения должен содержать в обязательном порядке список </w:t>
      </w:r>
      <w:r w:rsidR="002666C7">
        <w:rPr>
          <w:rFonts w:ascii="Times New Roman" w:hAnsi="Times New Roman" w:cs="Times New Roman"/>
          <w:sz w:val="28"/>
          <w:szCs w:val="28"/>
        </w:rPr>
        <w:t>заказов и работников</w:t>
      </w:r>
      <w:r w:rsidRPr="009760AC">
        <w:rPr>
          <w:rFonts w:ascii="Times New Roman" w:hAnsi="Times New Roman" w:cs="Times New Roman"/>
          <w:sz w:val="28"/>
          <w:szCs w:val="28"/>
        </w:rPr>
        <w:t>;</w:t>
      </w:r>
    </w:p>
    <w:p w14:paraId="50822764" w14:textId="364F75F0" w:rsidR="00770DEE" w:rsidRPr="009760AC" w:rsidRDefault="00770DEE" w:rsidP="00770DEE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программного средства должен </w:t>
      </w:r>
      <w:r w:rsidR="00BE1201">
        <w:rPr>
          <w:rFonts w:ascii="Times New Roman" w:hAnsi="Times New Roman" w:cs="Times New Roman"/>
          <w:sz w:val="28"/>
          <w:szCs w:val="28"/>
        </w:rPr>
        <w:t>быть в темных оттенках</w:t>
      </w:r>
      <w:r>
        <w:rPr>
          <w:rFonts w:ascii="Times New Roman" w:hAnsi="Times New Roman" w:cs="Times New Roman"/>
          <w:sz w:val="28"/>
          <w:szCs w:val="28"/>
        </w:rPr>
        <w:t>, а цветовая палитра должна соответствовать требованиям заказчика</w:t>
      </w:r>
      <w:r w:rsidRPr="009760AC">
        <w:rPr>
          <w:rFonts w:ascii="Times New Roman" w:hAnsi="Times New Roman" w:cs="Times New Roman"/>
          <w:sz w:val="28"/>
          <w:szCs w:val="28"/>
        </w:rPr>
        <w:t>;</w:t>
      </w:r>
    </w:p>
    <w:p w14:paraId="2C2DF508" w14:textId="708B03CB" w:rsidR="00770DEE" w:rsidRDefault="00770DEE" w:rsidP="00770DEE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2D74CF">
        <w:rPr>
          <w:rFonts w:ascii="Times New Roman" w:hAnsi="Times New Roman" w:cs="Times New Roman"/>
          <w:sz w:val="28"/>
          <w:szCs w:val="28"/>
        </w:rPr>
        <w:t>нтерфейс программного средства должен обеспечивать необходимую функциона</w:t>
      </w:r>
      <w:r>
        <w:rPr>
          <w:rFonts w:ascii="Times New Roman" w:hAnsi="Times New Roman" w:cs="Times New Roman"/>
          <w:sz w:val="28"/>
          <w:szCs w:val="28"/>
        </w:rPr>
        <w:t xml:space="preserve">льность для ведения учёта </w:t>
      </w:r>
      <w:r w:rsidR="00BE1201">
        <w:rPr>
          <w:rFonts w:ascii="Times New Roman" w:hAnsi="Times New Roman" w:cs="Times New Roman"/>
          <w:sz w:val="28"/>
          <w:szCs w:val="28"/>
        </w:rPr>
        <w:t>заказов</w:t>
      </w:r>
      <w:r w:rsidRPr="002D74CF">
        <w:rPr>
          <w:rFonts w:ascii="Times New Roman" w:hAnsi="Times New Roman" w:cs="Times New Roman"/>
          <w:sz w:val="28"/>
          <w:szCs w:val="28"/>
        </w:rPr>
        <w:t>;</w:t>
      </w:r>
    </w:p>
    <w:p w14:paraId="7A1DF53E" w14:textId="77777777" w:rsidR="00770DEE" w:rsidRPr="002D74CF" w:rsidRDefault="00770DEE" w:rsidP="00770DEE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2D74CF">
        <w:rPr>
          <w:rFonts w:ascii="Times New Roman" w:hAnsi="Times New Roman" w:cs="Times New Roman"/>
          <w:sz w:val="28"/>
          <w:szCs w:val="28"/>
        </w:rPr>
        <w:t xml:space="preserve">нтерфейс должен быть информативным и отображать данные в удобном и понятном виде. Это позволит быстро и эффективно </w:t>
      </w:r>
      <w:r>
        <w:rPr>
          <w:rFonts w:ascii="Times New Roman" w:hAnsi="Times New Roman" w:cs="Times New Roman"/>
          <w:sz w:val="28"/>
          <w:szCs w:val="28"/>
        </w:rPr>
        <w:t>искать, а также обрабатывать данные</w:t>
      </w:r>
      <w:r w:rsidRPr="002D74CF">
        <w:rPr>
          <w:rFonts w:ascii="Times New Roman" w:hAnsi="Times New Roman" w:cs="Times New Roman"/>
          <w:sz w:val="28"/>
          <w:szCs w:val="28"/>
        </w:rPr>
        <w:t>;</w:t>
      </w:r>
    </w:p>
    <w:p w14:paraId="6A563459" w14:textId="77777777" w:rsidR="00770DEE" w:rsidRPr="00E84795" w:rsidRDefault="00770DEE" w:rsidP="00770DEE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2D74CF">
        <w:rPr>
          <w:rFonts w:ascii="Times New Roman" w:hAnsi="Times New Roman" w:cs="Times New Roman"/>
          <w:sz w:val="28"/>
          <w:szCs w:val="28"/>
        </w:rPr>
        <w:t>нтерфейс должен быть простым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0425">
        <w:rPr>
          <w:rFonts w:ascii="Times New Roman" w:hAnsi="Times New Roman" w:cs="Times New Roman"/>
          <w:sz w:val="28"/>
          <w:szCs w:val="28"/>
        </w:rPr>
        <w:t>и интуитивно понятным для пользователя. Это позволит быстро и эффективно заниматься рутинной работой – интерфейс должен быть доступен для пользователей с различным у</w:t>
      </w:r>
      <w:r>
        <w:rPr>
          <w:rFonts w:ascii="Times New Roman" w:hAnsi="Times New Roman" w:cs="Times New Roman"/>
          <w:sz w:val="28"/>
          <w:szCs w:val="28"/>
        </w:rPr>
        <w:t>ровнем компьютерной грамотности</w:t>
      </w:r>
      <w:r w:rsidRPr="00014D0F">
        <w:rPr>
          <w:rFonts w:ascii="Times New Roman" w:hAnsi="Times New Roman" w:cs="Times New Roman"/>
          <w:sz w:val="28"/>
          <w:szCs w:val="28"/>
        </w:rPr>
        <w:t>;</w:t>
      </w:r>
    </w:p>
    <w:p w14:paraId="457625E6" w14:textId="77777777" w:rsidR="00770DEE" w:rsidRPr="00FE0425" w:rsidRDefault="00770DEE" w:rsidP="00770DEE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D74CF">
        <w:rPr>
          <w:rFonts w:ascii="Times New Roman" w:hAnsi="Times New Roman" w:cs="Times New Roman"/>
          <w:sz w:val="28"/>
          <w:szCs w:val="28"/>
        </w:rPr>
        <w:t>расположение элементов управления должно быть логичным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0425">
        <w:rPr>
          <w:rFonts w:ascii="Times New Roman" w:hAnsi="Times New Roman" w:cs="Times New Roman"/>
          <w:sz w:val="28"/>
          <w:szCs w:val="28"/>
        </w:rPr>
        <w:t>удобным для пользователя;</w:t>
      </w:r>
    </w:p>
    <w:p w14:paraId="6098B0DC" w14:textId="77777777" w:rsidR="00770DEE" w:rsidRPr="00FE0425" w:rsidRDefault="00770DEE" w:rsidP="00770DEE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D74CF">
        <w:rPr>
          <w:rFonts w:ascii="Times New Roman" w:hAnsi="Times New Roman" w:cs="Times New Roman"/>
          <w:sz w:val="28"/>
          <w:szCs w:val="28"/>
        </w:rPr>
        <w:t>размер элементов управления должен быть достаточным для удобного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0425">
        <w:rPr>
          <w:rFonts w:ascii="Times New Roman" w:hAnsi="Times New Roman" w:cs="Times New Roman"/>
          <w:sz w:val="28"/>
          <w:szCs w:val="28"/>
        </w:rPr>
        <w:t>взаимодействия с пользователем;</w:t>
      </w:r>
    </w:p>
    <w:p w14:paraId="5CC5CCA0" w14:textId="77777777" w:rsidR="00770DEE" w:rsidRPr="00FE0425" w:rsidRDefault="00770DEE" w:rsidP="00770DEE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D74CF">
        <w:rPr>
          <w:rFonts w:ascii="Times New Roman" w:hAnsi="Times New Roman" w:cs="Times New Roman"/>
          <w:sz w:val="28"/>
          <w:szCs w:val="28"/>
        </w:rPr>
        <w:t>форма и стиль элементов управления должны соответствовать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0425">
        <w:rPr>
          <w:rFonts w:ascii="Times New Roman" w:hAnsi="Times New Roman" w:cs="Times New Roman"/>
          <w:sz w:val="28"/>
          <w:szCs w:val="28"/>
        </w:rPr>
        <w:t>требованиям дизайна и общей концепции приложения;</w:t>
      </w:r>
    </w:p>
    <w:p w14:paraId="2B47F4C3" w14:textId="77777777" w:rsidR="00770DEE" w:rsidRPr="002D74CF" w:rsidRDefault="00770DEE" w:rsidP="00770DEE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D74CF">
        <w:rPr>
          <w:rFonts w:ascii="Times New Roman" w:hAnsi="Times New Roman" w:cs="Times New Roman"/>
          <w:sz w:val="28"/>
          <w:szCs w:val="28"/>
        </w:rPr>
        <w:t>шрифт должен быть читабельным и соответствовать дизайну приложения.</w:t>
      </w:r>
    </w:p>
    <w:p w14:paraId="0285A021" w14:textId="77777777" w:rsidR="00770DEE" w:rsidRPr="002D74CF" w:rsidRDefault="00770DEE" w:rsidP="00770DEE">
      <w:pPr>
        <w:pStyle w:val="a1"/>
        <w:tabs>
          <w:tab w:val="left" w:pos="709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CF">
        <w:rPr>
          <w:rFonts w:ascii="Times New Roman" w:hAnsi="Times New Roman" w:cs="Times New Roman"/>
          <w:sz w:val="28"/>
          <w:szCs w:val="28"/>
        </w:rPr>
        <w:t>Требования к аппаратным и операционным ресурсам:</w:t>
      </w:r>
    </w:p>
    <w:p w14:paraId="5B5CC9CF" w14:textId="77777777" w:rsidR="00770DEE" w:rsidRPr="002D74CF" w:rsidRDefault="00770DEE" w:rsidP="00770DEE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D74CF">
        <w:rPr>
          <w:rFonts w:ascii="Times New Roman" w:hAnsi="Times New Roman" w:cs="Times New Roman"/>
          <w:sz w:val="28"/>
          <w:szCs w:val="28"/>
        </w:rPr>
        <w:t>операционная система: Windows 7, 8, 8.1, 10</w:t>
      </w:r>
      <w:r>
        <w:rPr>
          <w:rFonts w:ascii="Times New Roman" w:hAnsi="Times New Roman" w:cs="Times New Roman"/>
          <w:sz w:val="28"/>
          <w:szCs w:val="28"/>
          <w:lang w:val="en-US"/>
        </w:rPr>
        <w:t>, 11</w:t>
      </w:r>
      <w:r w:rsidRPr="002D74CF">
        <w:rPr>
          <w:rFonts w:ascii="Times New Roman" w:hAnsi="Times New Roman" w:cs="Times New Roman"/>
          <w:sz w:val="28"/>
          <w:szCs w:val="28"/>
        </w:rPr>
        <w:t>;</w:t>
      </w:r>
    </w:p>
    <w:p w14:paraId="11B6F068" w14:textId="77777777" w:rsidR="00770DEE" w:rsidRPr="002D74CF" w:rsidRDefault="00770DEE" w:rsidP="00770DEE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D74CF">
        <w:rPr>
          <w:rFonts w:ascii="Times New Roman" w:hAnsi="Times New Roman" w:cs="Times New Roman"/>
          <w:sz w:val="28"/>
          <w:szCs w:val="28"/>
        </w:rPr>
        <w:t>объем памяти устройства: не менее 2 Гб;</w:t>
      </w:r>
    </w:p>
    <w:p w14:paraId="323186F8" w14:textId="77777777" w:rsidR="00770DEE" w:rsidRPr="002D74CF" w:rsidRDefault="00770DEE" w:rsidP="00770DEE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D74CF">
        <w:rPr>
          <w:rFonts w:ascii="Times New Roman" w:hAnsi="Times New Roman" w:cs="Times New Roman"/>
          <w:sz w:val="28"/>
          <w:szCs w:val="28"/>
        </w:rPr>
        <w:t>доступ к интернету и его скорость: для работы приложения требуется доступ в интернет;</w:t>
      </w:r>
    </w:p>
    <w:p w14:paraId="3113B2FC" w14:textId="77777777" w:rsidR="00770DEE" w:rsidRPr="009760AC" w:rsidRDefault="00770DEE" w:rsidP="00770DEE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D74CF">
        <w:rPr>
          <w:rFonts w:ascii="Times New Roman" w:hAnsi="Times New Roman" w:cs="Times New Roman"/>
          <w:sz w:val="28"/>
          <w:szCs w:val="28"/>
        </w:rPr>
        <w:t>дополнительные устройства (мышь, клавиатура, принтер и т.д.).</w:t>
      </w:r>
    </w:p>
    <w:p w14:paraId="5BC62DAF" w14:textId="77777777" w:rsidR="00770DEE" w:rsidRPr="002D74CF" w:rsidRDefault="00770DEE" w:rsidP="005B3F4D">
      <w:pPr>
        <w:pStyle w:val="2"/>
      </w:pPr>
      <w:bookmarkStart w:id="43" w:name="_Toc138892919"/>
      <w:bookmarkStart w:id="44" w:name="_Toc167632397"/>
      <w:bookmarkStart w:id="45" w:name="_Toc167632492"/>
      <w:r w:rsidRPr="005B3F4D">
        <w:t>Проектирование</w:t>
      </w:r>
      <w:r w:rsidRPr="002D74CF">
        <w:t xml:space="preserve"> модели</w:t>
      </w:r>
      <w:bookmarkEnd w:id="43"/>
      <w:bookmarkEnd w:id="44"/>
      <w:bookmarkEnd w:id="45"/>
    </w:p>
    <w:p w14:paraId="5CD37EFE" w14:textId="77777777" w:rsidR="00770DEE" w:rsidRDefault="00770DEE" w:rsidP="00770DE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>
        <w:rPr>
          <w:rFonts w:ascii="Times New Roman" w:hAnsi="Times New Roman" w:cs="Times New Roman"/>
          <w:sz w:val="28"/>
          <w:szCs w:val="28"/>
          <w:lang w:eastAsia="be-BY"/>
        </w:rPr>
        <w:t>Исходя из исследования предметной области можно выделить следующие сущности проекта.</w:t>
      </w:r>
    </w:p>
    <w:p w14:paraId="38BBD01C" w14:textId="2EE4C9BA" w:rsidR="00770DEE" w:rsidRPr="00027D8E" w:rsidRDefault="00770DEE" w:rsidP="00770D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7D8E">
        <w:rPr>
          <w:rFonts w:ascii="Times New Roman" w:hAnsi="Times New Roman" w:cs="Times New Roman"/>
          <w:sz w:val="28"/>
          <w:szCs w:val="28"/>
        </w:rPr>
        <w:t>Каждый</w:t>
      </w:r>
      <w:r w:rsidR="006B3E4D" w:rsidRPr="006B3E4D">
        <w:rPr>
          <w:rFonts w:ascii="Times New Roman" w:hAnsi="Times New Roman" w:cs="Times New Roman"/>
          <w:sz w:val="28"/>
          <w:szCs w:val="28"/>
        </w:rPr>
        <w:t xml:space="preserve"> </w:t>
      </w:r>
      <w:r w:rsidR="00BE1201">
        <w:rPr>
          <w:rFonts w:ascii="Times New Roman" w:hAnsi="Times New Roman" w:cs="Times New Roman"/>
          <w:sz w:val="28"/>
          <w:szCs w:val="28"/>
        </w:rPr>
        <w:t xml:space="preserve">администратор </w:t>
      </w:r>
      <w:r w:rsidRPr="00027D8E">
        <w:rPr>
          <w:rFonts w:ascii="Times New Roman" w:hAnsi="Times New Roman" w:cs="Times New Roman"/>
          <w:sz w:val="28"/>
          <w:szCs w:val="28"/>
        </w:rPr>
        <w:t xml:space="preserve"> характеризуется следующими данными:</w:t>
      </w:r>
    </w:p>
    <w:p w14:paraId="182B82FD" w14:textId="47B07023" w:rsidR="00770DEE" w:rsidRPr="00027D8E" w:rsidRDefault="00BE1201" w:rsidP="00770DEE">
      <w:pPr>
        <w:pStyle w:val="a1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логин</w:t>
      </w:r>
      <w:r w:rsidR="00770DEE" w:rsidRPr="00027D8E">
        <w:rPr>
          <w:rFonts w:ascii="Times New Roman" w:hAnsi="Times New Roman" w:cs="Times New Roman"/>
          <w:sz w:val="28"/>
          <w:szCs w:val="28"/>
        </w:rPr>
        <w:t>;</w:t>
      </w:r>
    </w:p>
    <w:p w14:paraId="584CDBF5" w14:textId="30544F8D" w:rsidR="00770DEE" w:rsidRPr="00027D8E" w:rsidRDefault="00BE1201" w:rsidP="00770DEE">
      <w:pPr>
        <w:pStyle w:val="a1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</w:t>
      </w:r>
      <w:r w:rsidR="00770DEE" w:rsidRPr="00027D8E">
        <w:rPr>
          <w:rFonts w:ascii="Times New Roman" w:hAnsi="Times New Roman" w:cs="Times New Roman"/>
          <w:sz w:val="28"/>
          <w:szCs w:val="28"/>
        </w:rPr>
        <w:t>;</w:t>
      </w:r>
    </w:p>
    <w:p w14:paraId="1BEC4D09" w14:textId="04727E9D" w:rsidR="00770DEE" w:rsidRPr="00027D8E" w:rsidRDefault="00770DEE" w:rsidP="00770D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7D8E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BE1201">
        <w:rPr>
          <w:rFonts w:ascii="Times New Roman" w:hAnsi="Times New Roman" w:cs="Times New Roman"/>
          <w:sz w:val="28"/>
          <w:szCs w:val="28"/>
        </w:rPr>
        <w:t>повар,</w:t>
      </w:r>
      <w:r w:rsidRPr="00027D8E">
        <w:rPr>
          <w:rFonts w:ascii="Times New Roman" w:hAnsi="Times New Roman" w:cs="Times New Roman"/>
          <w:sz w:val="28"/>
          <w:szCs w:val="28"/>
        </w:rPr>
        <w:t xml:space="preserve"> с которым работал</w:t>
      </w:r>
      <w:r w:rsidR="006B3E4D">
        <w:rPr>
          <w:rFonts w:ascii="Times New Roman" w:hAnsi="Times New Roman" w:cs="Times New Roman"/>
          <w:sz w:val="28"/>
          <w:szCs w:val="28"/>
        </w:rPr>
        <w:t xml:space="preserve"> администратор</w:t>
      </w:r>
      <w:r w:rsidRPr="00027D8E">
        <w:rPr>
          <w:rFonts w:ascii="Times New Roman" w:hAnsi="Times New Roman" w:cs="Times New Roman"/>
          <w:sz w:val="28"/>
          <w:szCs w:val="28"/>
        </w:rPr>
        <w:t>, характеризуется следующими данными:</w:t>
      </w:r>
    </w:p>
    <w:p w14:paraId="535400F3" w14:textId="117F5155" w:rsidR="00770DEE" w:rsidRPr="00027D8E" w:rsidRDefault="00BE1201" w:rsidP="00770DEE">
      <w:pPr>
        <w:pStyle w:val="a1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идентификационный номер</w:t>
      </w:r>
      <w:r w:rsidR="00770DEE" w:rsidRPr="00027D8E">
        <w:rPr>
          <w:rFonts w:ascii="Times New Roman" w:hAnsi="Times New Roman" w:cs="Times New Roman"/>
          <w:sz w:val="28"/>
          <w:szCs w:val="28"/>
        </w:rPr>
        <w:t>;</w:t>
      </w:r>
    </w:p>
    <w:p w14:paraId="58B54A56" w14:textId="17B371F2" w:rsidR="00770DEE" w:rsidRDefault="00BE1201" w:rsidP="00770DEE">
      <w:pPr>
        <w:pStyle w:val="a1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логин;</w:t>
      </w:r>
    </w:p>
    <w:p w14:paraId="296C9922" w14:textId="1ED4F3F9" w:rsidR="00BE1201" w:rsidRPr="00027D8E" w:rsidRDefault="00BE1201" w:rsidP="00770DEE">
      <w:pPr>
        <w:pStyle w:val="a1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пароль;</w:t>
      </w:r>
    </w:p>
    <w:p w14:paraId="4D670104" w14:textId="0513DAD6" w:rsidR="00770DEE" w:rsidRPr="00BE1201" w:rsidRDefault="00BE1201" w:rsidP="00BE1201">
      <w:pPr>
        <w:pStyle w:val="a1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выполненных заказов;</w:t>
      </w:r>
    </w:p>
    <w:p w14:paraId="039ED0E5" w14:textId="5F3CBC82" w:rsidR="00770DEE" w:rsidRPr="00027D8E" w:rsidRDefault="00770DEE" w:rsidP="00770D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7D8E">
        <w:rPr>
          <w:rFonts w:ascii="Times New Roman" w:hAnsi="Times New Roman" w:cs="Times New Roman"/>
          <w:sz w:val="28"/>
          <w:szCs w:val="28"/>
        </w:rPr>
        <w:t>Каж</w:t>
      </w:r>
      <w:r w:rsidR="00BE1201">
        <w:rPr>
          <w:rFonts w:ascii="Times New Roman" w:hAnsi="Times New Roman" w:cs="Times New Roman"/>
          <w:sz w:val="28"/>
          <w:szCs w:val="28"/>
        </w:rPr>
        <w:t>дый курьер</w:t>
      </w:r>
      <w:r w:rsidRPr="00027D8E">
        <w:rPr>
          <w:rFonts w:ascii="Times New Roman" w:hAnsi="Times New Roman" w:cs="Times New Roman"/>
          <w:sz w:val="28"/>
          <w:szCs w:val="28"/>
        </w:rPr>
        <w:t>, с которым работал</w:t>
      </w:r>
      <w:r w:rsidR="003B2943">
        <w:rPr>
          <w:rFonts w:ascii="Times New Roman" w:hAnsi="Times New Roman" w:cs="Times New Roman"/>
          <w:sz w:val="28"/>
          <w:szCs w:val="28"/>
        </w:rPr>
        <w:t xml:space="preserve"> </w:t>
      </w:r>
      <w:r w:rsidR="00BE1201">
        <w:rPr>
          <w:rFonts w:ascii="Times New Roman" w:hAnsi="Times New Roman" w:cs="Times New Roman"/>
          <w:sz w:val="28"/>
          <w:szCs w:val="28"/>
        </w:rPr>
        <w:t>администратор</w:t>
      </w:r>
      <w:r w:rsidRPr="00027D8E">
        <w:rPr>
          <w:rFonts w:ascii="Times New Roman" w:hAnsi="Times New Roman" w:cs="Times New Roman"/>
          <w:sz w:val="28"/>
          <w:szCs w:val="28"/>
        </w:rPr>
        <w:t>, характеризуется следующими данными:</w:t>
      </w:r>
    </w:p>
    <w:p w14:paraId="7EC09DE1" w14:textId="069D74BC" w:rsidR="00770DEE" w:rsidRPr="00027D8E" w:rsidRDefault="00BE1201" w:rsidP="00770DEE">
      <w:pPr>
        <w:pStyle w:val="a1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идентификационный номер</w:t>
      </w:r>
      <w:r w:rsidR="00770DEE" w:rsidRPr="00027D8E">
        <w:rPr>
          <w:rFonts w:ascii="Times New Roman" w:hAnsi="Times New Roman" w:cs="Times New Roman"/>
          <w:sz w:val="28"/>
          <w:szCs w:val="28"/>
        </w:rPr>
        <w:t>;</w:t>
      </w:r>
    </w:p>
    <w:p w14:paraId="3E75C5E3" w14:textId="5AFA56CE" w:rsidR="00770DEE" w:rsidRPr="00027D8E" w:rsidRDefault="00BE1201" w:rsidP="00770DEE">
      <w:pPr>
        <w:pStyle w:val="a1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логин</w:t>
      </w:r>
      <w:r w:rsidR="00770DEE" w:rsidRPr="00027D8E">
        <w:rPr>
          <w:rFonts w:ascii="Times New Roman" w:hAnsi="Times New Roman" w:cs="Times New Roman"/>
          <w:sz w:val="28"/>
          <w:szCs w:val="28"/>
        </w:rPr>
        <w:t>;</w:t>
      </w:r>
    </w:p>
    <w:p w14:paraId="473566C3" w14:textId="395BCB05" w:rsidR="00770DEE" w:rsidRPr="00027D8E" w:rsidRDefault="00BE1201" w:rsidP="00770DEE">
      <w:pPr>
        <w:pStyle w:val="a1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</w:t>
      </w:r>
      <w:r w:rsidR="003B2943">
        <w:rPr>
          <w:rFonts w:ascii="Times New Roman" w:hAnsi="Times New Roman" w:cs="Times New Roman"/>
          <w:sz w:val="28"/>
          <w:szCs w:val="28"/>
        </w:rPr>
        <w:t>л</w:t>
      </w:r>
      <w:r w:rsidR="00770DEE" w:rsidRPr="00027D8E">
        <w:rPr>
          <w:rFonts w:ascii="Times New Roman" w:hAnsi="Times New Roman" w:cs="Times New Roman"/>
          <w:sz w:val="28"/>
          <w:szCs w:val="28"/>
        </w:rPr>
        <w:t>ь;</w:t>
      </w:r>
    </w:p>
    <w:p w14:paraId="27CC5F95" w14:textId="603974E4" w:rsidR="00770DEE" w:rsidRPr="00BE1201" w:rsidRDefault="00BE1201" w:rsidP="00BE1201">
      <w:pPr>
        <w:pStyle w:val="a1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доставленных заказов</w:t>
      </w:r>
      <w:r w:rsidR="00770DEE" w:rsidRPr="00027D8E">
        <w:rPr>
          <w:rFonts w:ascii="Times New Roman" w:hAnsi="Times New Roman" w:cs="Times New Roman"/>
          <w:sz w:val="28"/>
          <w:szCs w:val="28"/>
        </w:rPr>
        <w:t>;</w:t>
      </w:r>
    </w:p>
    <w:p w14:paraId="2FDCA750" w14:textId="7076D227" w:rsidR="00770DEE" w:rsidRPr="00027D8E" w:rsidRDefault="00770DEE" w:rsidP="00770D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7D8E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3B2943">
        <w:rPr>
          <w:rFonts w:ascii="Times New Roman" w:hAnsi="Times New Roman" w:cs="Times New Roman"/>
          <w:sz w:val="28"/>
          <w:szCs w:val="28"/>
        </w:rPr>
        <w:t>заказ</w:t>
      </w:r>
      <w:r w:rsidRPr="00027D8E">
        <w:rPr>
          <w:rFonts w:ascii="Times New Roman" w:hAnsi="Times New Roman" w:cs="Times New Roman"/>
          <w:sz w:val="28"/>
          <w:szCs w:val="28"/>
        </w:rPr>
        <w:t xml:space="preserve"> характеризуется следующими данными:</w:t>
      </w:r>
    </w:p>
    <w:p w14:paraId="3F0B7CE2" w14:textId="2DACAB24" w:rsidR="00770DEE" w:rsidRPr="00027D8E" w:rsidRDefault="003B2943" w:rsidP="00770DEE">
      <w:pPr>
        <w:pStyle w:val="a1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заказа</w:t>
      </w:r>
      <w:r w:rsidR="00770DEE" w:rsidRPr="00027D8E">
        <w:rPr>
          <w:rFonts w:ascii="Times New Roman" w:hAnsi="Times New Roman" w:cs="Times New Roman"/>
          <w:sz w:val="28"/>
          <w:szCs w:val="28"/>
        </w:rPr>
        <w:t>;</w:t>
      </w:r>
    </w:p>
    <w:p w14:paraId="36C2B541" w14:textId="756C52B5" w:rsidR="00770DEE" w:rsidRPr="00027D8E" w:rsidRDefault="00BE1201" w:rsidP="00770DEE">
      <w:pPr>
        <w:pStyle w:val="a1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кодировка заказа</w:t>
      </w:r>
      <w:r w:rsidR="00770DEE" w:rsidRPr="00027D8E">
        <w:rPr>
          <w:rFonts w:ascii="Times New Roman" w:hAnsi="Times New Roman" w:cs="Times New Roman"/>
          <w:sz w:val="28"/>
          <w:szCs w:val="28"/>
        </w:rPr>
        <w:t>;</w:t>
      </w:r>
    </w:p>
    <w:p w14:paraId="66B05F92" w14:textId="12661720" w:rsidR="00770DEE" w:rsidRDefault="00BE1201" w:rsidP="00770DEE">
      <w:pPr>
        <w:pStyle w:val="a1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 клиента</w:t>
      </w:r>
      <w:r w:rsidR="00770DEE" w:rsidRPr="00027D8E">
        <w:rPr>
          <w:rFonts w:ascii="Times New Roman" w:hAnsi="Times New Roman" w:cs="Times New Roman"/>
          <w:sz w:val="28"/>
          <w:szCs w:val="28"/>
        </w:rPr>
        <w:t>;</w:t>
      </w:r>
    </w:p>
    <w:p w14:paraId="5EF5B6F6" w14:textId="65F1931A" w:rsidR="00BE1201" w:rsidRDefault="00BE1201" w:rsidP="00BE1201">
      <w:pPr>
        <w:pStyle w:val="a1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клиента;</w:t>
      </w:r>
    </w:p>
    <w:p w14:paraId="003B935B" w14:textId="5C7AD33D" w:rsidR="00BE1201" w:rsidRPr="00BE1201" w:rsidRDefault="00BE1201" w:rsidP="00BE1201">
      <w:pPr>
        <w:pStyle w:val="a1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повара, ответственного за заказ;</w:t>
      </w:r>
    </w:p>
    <w:p w14:paraId="5644EF90" w14:textId="6CF0997D" w:rsidR="00770DEE" w:rsidRPr="00BE1201" w:rsidRDefault="00BE1201" w:rsidP="00BE1201">
      <w:pPr>
        <w:pStyle w:val="a1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курьера, ответственного за заказ;</w:t>
      </w:r>
    </w:p>
    <w:p w14:paraId="158FE307" w14:textId="45B646F5" w:rsidR="003B2943" w:rsidRPr="000C30B7" w:rsidRDefault="003B2943" w:rsidP="003B294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2943">
        <w:rPr>
          <w:rFonts w:ascii="Times New Roman" w:hAnsi="Times New Roman" w:cs="Times New Roman"/>
          <w:sz w:val="28"/>
          <w:szCs w:val="28"/>
        </w:rPr>
        <w:t>Основные задачи:</w:t>
      </w:r>
    </w:p>
    <w:p w14:paraId="615F1E8B" w14:textId="56C37175" w:rsidR="003B2943" w:rsidRPr="003B2943" w:rsidRDefault="003B2943" w:rsidP="003B2943">
      <w:pPr>
        <w:pStyle w:val="a1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B2943">
        <w:rPr>
          <w:rFonts w:ascii="Times New Roman" w:hAnsi="Times New Roman" w:cs="Times New Roman"/>
          <w:sz w:val="28"/>
          <w:szCs w:val="28"/>
        </w:rPr>
        <w:t>Добавление новых сотрудников и информации о них в базу;</w:t>
      </w:r>
    </w:p>
    <w:p w14:paraId="65AE9860" w14:textId="703955A0" w:rsidR="003B2943" w:rsidRDefault="003B2943" w:rsidP="00BE1201">
      <w:pPr>
        <w:pStyle w:val="a1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B2943">
        <w:rPr>
          <w:rFonts w:ascii="Times New Roman" w:hAnsi="Times New Roman" w:cs="Times New Roman"/>
          <w:sz w:val="28"/>
          <w:szCs w:val="28"/>
        </w:rPr>
        <w:t xml:space="preserve">Добавление новых </w:t>
      </w:r>
      <w:r w:rsidR="00BE1201">
        <w:rPr>
          <w:rFonts w:ascii="Times New Roman" w:hAnsi="Times New Roman" w:cs="Times New Roman"/>
          <w:sz w:val="28"/>
          <w:szCs w:val="28"/>
        </w:rPr>
        <w:t>заказов</w:t>
      </w:r>
      <w:r w:rsidRPr="003B2943">
        <w:rPr>
          <w:rFonts w:ascii="Times New Roman" w:hAnsi="Times New Roman" w:cs="Times New Roman"/>
          <w:sz w:val="28"/>
          <w:szCs w:val="28"/>
        </w:rPr>
        <w:t xml:space="preserve"> и информации о них в базу;</w:t>
      </w:r>
    </w:p>
    <w:p w14:paraId="52949D9C" w14:textId="14D23C94" w:rsidR="00BE1201" w:rsidRPr="00BE1201" w:rsidRDefault="00BE1201" w:rsidP="00BE1201">
      <w:pPr>
        <w:pStyle w:val="a1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Упрощение процесса передачи заказов сотрудникам;</w:t>
      </w:r>
    </w:p>
    <w:p w14:paraId="1AA9E31F" w14:textId="145865BF" w:rsidR="00BE1201" w:rsidRPr="000C30B7" w:rsidRDefault="003B2943" w:rsidP="003B294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2943">
        <w:rPr>
          <w:rFonts w:ascii="Times New Roman" w:hAnsi="Times New Roman" w:cs="Times New Roman"/>
          <w:sz w:val="28"/>
          <w:szCs w:val="28"/>
        </w:rPr>
        <w:t xml:space="preserve">Таким образом, сотрудник </w:t>
      </w:r>
      <w:r w:rsidR="00BE1201">
        <w:rPr>
          <w:rFonts w:ascii="Times New Roman" w:hAnsi="Times New Roman" w:cs="Times New Roman"/>
          <w:sz w:val="28"/>
          <w:szCs w:val="28"/>
        </w:rPr>
        <w:t>онлайн-ресторана</w:t>
      </w:r>
      <w:r w:rsidRPr="003B2943">
        <w:rPr>
          <w:rFonts w:ascii="Times New Roman" w:hAnsi="Times New Roman" w:cs="Times New Roman"/>
          <w:sz w:val="28"/>
          <w:szCs w:val="28"/>
        </w:rPr>
        <w:t xml:space="preserve"> сможет эффективно управлять информацией о </w:t>
      </w:r>
      <w:r w:rsidR="00BE1201">
        <w:rPr>
          <w:rFonts w:ascii="Times New Roman" w:hAnsi="Times New Roman" w:cs="Times New Roman"/>
          <w:sz w:val="28"/>
          <w:szCs w:val="28"/>
        </w:rPr>
        <w:t>заказах и</w:t>
      </w:r>
      <w:r w:rsidRPr="003B2943">
        <w:rPr>
          <w:rFonts w:ascii="Times New Roman" w:hAnsi="Times New Roman" w:cs="Times New Roman"/>
          <w:sz w:val="28"/>
          <w:szCs w:val="28"/>
        </w:rPr>
        <w:t xml:space="preserve"> сотрудниках, что позволит автоматизировать и оптимизировать его рабочий процесс.</w:t>
      </w:r>
    </w:p>
    <w:p w14:paraId="3DF8E664" w14:textId="366FB906" w:rsidR="00BE1201" w:rsidRPr="003B2943" w:rsidRDefault="00BE1201" w:rsidP="003B294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E62D7C" w14:textId="77777777" w:rsidR="00770DEE" w:rsidRPr="00654A8E" w:rsidRDefault="00770DEE" w:rsidP="00770DE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654A8E">
        <w:rPr>
          <w:rFonts w:ascii="Times New Roman" w:hAnsi="Times New Roman" w:cs="Times New Roman"/>
          <w:sz w:val="28"/>
          <w:szCs w:val="28"/>
          <w:lang w:eastAsia="be-BY"/>
        </w:rPr>
        <w:t>Диаграмма «Сущность-связь»</w:t>
      </w:r>
      <w:r>
        <w:rPr>
          <w:rFonts w:ascii="Times New Roman" w:hAnsi="Times New Roman" w:cs="Times New Roman"/>
          <w:sz w:val="28"/>
          <w:szCs w:val="28"/>
          <w:lang w:eastAsia="be-BY"/>
        </w:rPr>
        <w:t xml:space="preserve"> представлена на рисунке 2.2.1.</w:t>
      </w:r>
    </w:p>
    <w:p w14:paraId="5C6BAFAF" w14:textId="678E2115" w:rsidR="00770DEE" w:rsidRPr="00654A8E" w:rsidRDefault="00C04B8D" w:rsidP="00770DEE">
      <w:pPr>
        <w:spacing w:before="280"/>
        <w:jc w:val="center"/>
        <w:rPr>
          <w:rFonts w:ascii="Times New Roman" w:hAnsi="Times New Roman" w:cs="Times New Roman"/>
          <w:sz w:val="28"/>
          <w:szCs w:val="28"/>
          <w:lang w:val="en-US" w:eastAsia="be-BY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9811E6" wp14:editId="068C42BA">
            <wp:extent cx="5508171" cy="4974970"/>
            <wp:effectExtent l="0" t="0" r="0" b="0"/>
            <wp:docPr id="501267305" name="Рисунок 341" descr="Изображение выглядит как снимок экрана, круг, черно-белый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67305" name="Рисунок 341" descr="Изображение выглядит как снимок экрана, круг, черно-белый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422" cy="49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FAAE9" w14:textId="77777777" w:rsidR="00770DEE" w:rsidRPr="0089021E" w:rsidRDefault="00770DEE" w:rsidP="00770DEE">
      <w:pPr>
        <w:spacing w:before="280" w:after="280"/>
        <w:jc w:val="center"/>
        <w:rPr>
          <w:rFonts w:ascii="Times New Roman" w:hAnsi="Times New Roman" w:cs="Times New Roman"/>
          <w:sz w:val="28"/>
          <w:szCs w:val="28"/>
          <w:lang w:eastAsia="be-BY"/>
        </w:rPr>
      </w:pPr>
      <w:r w:rsidRPr="00654A8E">
        <w:rPr>
          <w:rFonts w:ascii="Times New Roman" w:hAnsi="Times New Roman" w:cs="Times New Roman"/>
          <w:sz w:val="28"/>
          <w:szCs w:val="28"/>
          <w:lang w:eastAsia="be-BY"/>
        </w:rPr>
        <w:t>Рисунок 2.2.1 – Диаграмма «Сущность-связь» в нотации Чена</w:t>
      </w:r>
    </w:p>
    <w:p w14:paraId="678C7A6B" w14:textId="77777777" w:rsidR="00770DEE" w:rsidRDefault="00770DEE" w:rsidP="00770DEE">
      <w:pPr>
        <w:tabs>
          <w:tab w:val="left" w:pos="2552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 w:rsidRPr="002E73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(ДВИ) – э</w:t>
      </w:r>
      <w:r w:rsidRPr="00C141A7">
        <w:rPr>
          <w:rFonts w:ascii="Times New Roman" w:hAnsi="Times New Roman" w:cs="Times New Roman"/>
          <w:sz w:val="28"/>
          <w:szCs w:val="28"/>
        </w:rPr>
        <w:t>то инструмент, используемый для моделирования функциональных требований системы. Они описывают взаимодействие внешних польз</w:t>
      </w:r>
      <w:r>
        <w:rPr>
          <w:rFonts w:ascii="Times New Roman" w:hAnsi="Times New Roman" w:cs="Times New Roman"/>
          <w:sz w:val="28"/>
          <w:szCs w:val="28"/>
        </w:rPr>
        <w:t>ователей или других систем (акте</w:t>
      </w:r>
      <w:r w:rsidRPr="00C141A7">
        <w:rPr>
          <w:rFonts w:ascii="Times New Roman" w:hAnsi="Times New Roman" w:cs="Times New Roman"/>
          <w:sz w:val="28"/>
          <w:szCs w:val="28"/>
        </w:rPr>
        <w:t>ров) с системой для достижения конкретных целей (вариантов использования).</w:t>
      </w:r>
      <w:r>
        <w:rPr>
          <w:rFonts w:ascii="Times New Roman" w:hAnsi="Times New Roman" w:cs="Times New Roman"/>
          <w:sz w:val="28"/>
          <w:szCs w:val="28"/>
        </w:rPr>
        <w:t xml:space="preserve"> Данная диаграмма для разрабатываемого средства представлена на первом листе графической части.</w:t>
      </w:r>
    </w:p>
    <w:p w14:paraId="1341498B" w14:textId="77777777" w:rsidR="00770DEE" w:rsidRDefault="00770DEE" w:rsidP="00770DEE">
      <w:pPr>
        <w:tabs>
          <w:tab w:val="left" w:pos="2552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классов – это диаграмма, которая </w:t>
      </w:r>
      <w:r w:rsidRPr="003E6CB9">
        <w:rPr>
          <w:rFonts w:ascii="Times New Roman" w:hAnsi="Times New Roman" w:cs="Times New Roman"/>
          <w:sz w:val="28"/>
          <w:szCs w:val="28"/>
        </w:rPr>
        <w:t>используется для визуализации структуры системы путем отображения ее классов, атрибутов, методов и отношений между классами</w:t>
      </w:r>
      <w:r>
        <w:rPr>
          <w:rFonts w:ascii="Times New Roman" w:hAnsi="Times New Roman" w:cs="Times New Roman"/>
          <w:sz w:val="28"/>
          <w:szCs w:val="28"/>
        </w:rPr>
        <w:t>. Диаграмма классов для разрабатываемого средства представлена на втором листе графической части.</w:t>
      </w:r>
    </w:p>
    <w:p w14:paraId="4AAF17D6" w14:textId="77777777" w:rsidR="00770DEE" w:rsidRDefault="00770DEE" w:rsidP="00770DEE">
      <w:pPr>
        <w:tabs>
          <w:tab w:val="left" w:pos="2552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деятельности – это</w:t>
      </w:r>
      <w:r w:rsidRPr="00DE6401">
        <w:rPr>
          <w:rFonts w:ascii="Times New Roman" w:hAnsi="Times New Roman" w:cs="Times New Roman"/>
          <w:sz w:val="28"/>
          <w:szCs w:val="28"/>
        </w:rPr>
        <w:t xml:space="preserve"> один из типов диаграмм UML, используемый для моделирования динамических аспектов системы. Она описывает последовательность действий или потока управления в системе и используется для визуализации бизнес-процессов, логики работы алгоритмов, а также рабочих процессов в программных системах.</w:t>
      </w:r>
      <w:r w:rsidRPr="002630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деятельности для функции составления заказа представлена на третьем листе графической части.</w:t>
      </w:r>
    </w:p>
    <w:p w14:paraId="60AE06AE" w14:textId="00553F09" w:rsidR="00770DEE" w:rsidRDefault="00770DEE" w:rsidP="000C30B7">
      <w:pPr>
        <w:tabs>
          <w:tab w:val="left" w:pos="2552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последовательности – это еще один из типов диаграмм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>, который используе</w:t>
      </w:r>
      <w:r w:rsidRPr="00DE6401">
        <w:rPr>
          <w:rFonts w:ascii="Times New Roman" w:hAnsi="Times New Roman" w:cs="Times New Roman"/>
          <w:sz w:val="28"/>
          <w:szCs w:val="28"/>
        </w:rPr>
        <w:t>тся для представления взаимодействий между объектами в системе в хронологическом порядке, показывая, как объекты обмениваются сообщениями для выполнения функциональности.</w:t>
      </w:r>
      <w:r w:rsidRPr="002630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последовательности для функции составления заказа представлена на четвертом листе графической части.</w:t>
      </w:r>
    </w:p>
    <w:p w14:paraId="0F432DB6" w14:textId="77777777" w:rsidR="00770DEE" w:rsidRDefault="00770DEE" w:rsidP="005B3F4D">
      <w:pPr>
        <w:pStyle w:val="2"/>
      </w:pPr>
      <w:bookmarkStart w:id="46" w:name="_Toc138892920"/>
      <w:bookmarkStart w:id="47" w:name="_Toc167632398"/>
      <w:bookmarkStart w:id="48" w:name="_Toc167632493"/>
      <w:r w:rsidRPr="005B3F4D">
        <w:t>Концептуальный</w:t>
      </w:r>
      <w:r w:rsidRPr="002D74CF">
        <w:t xml:space="preserve"> прототи</w:t>
      </w:r>
      <w:bookmarkEnd w:id="46"/>
      <w:r>
        <w:t>п</w:t>
      </w:r>
      <w:bookmarkEnd w:id="47"/>
      <w:bookmarkEnd w:id="48"/>
    </w:p>
    <w:p w14:paraId="1F3D5332" w14:textId="77777777" w:rsidR="00770DEE" w:rsidRDefault="00770DEE" w:rsidP="00770D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Содержимое окна авторизации:</w:t>
      </w:r>
    </w:p>
    <w:p w14:paraId="0EAD61DC" w14:textId="25AD5B0A" w:rsidR="00770DEE" w:rsidRPr="007C458F" w:rsidRDefault="00770DEE" w:rsidP="00770DEE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58F">
        <w:rPr>
          <w:rFonts w:ascii="Times New Roman" w:hAnsi="Times New Roman" w:cs="Times New Roman"/>
          <w:sz w:val="28"/>
          <w:szCs w:val="28"/>
        </w:rPr>
        <w:t>текстовое поле «</w:t>
      </w:r>
      <w:r w:rsidR="00C04B8D">
        <w:rPr>
          <w:rFonts w:ascii="Times New Roman" w:hAnsi="Times New Roman" w:cs="Times New Roman"/>
          <w:sz w:val="28"/>
          <w:szCs w:val="28"/>
          <w:lang w:val="en-GB"/>
        </w:rPr>
        <w:t>Username</w:t>
      </w:r>
      <w:r w:rsidRPr="007C458F">
        <w:rPr>
          <w:rFonts w:ascii="Times New Roman" w:hAnsi="Times New Roman" w:cs="Times New Roman"/>
          <w:sz w:val="28"/>
          <w:szCs w:val="28"/>
        </w:rPr>
        <w:t xml:space="preserve">:» </w:t>
      </w:r>
      <w:r>
        <w:rPr>
          <w:rFonts w:ascii="Times New Roman" w:hAnsi="Times New Roman" w:cs="Times New Roman"/>
          <w:sz w:val="28"/>
          <w:szCs w:val="28"/>
        </w:rPr>
        <w:t>будет</w:t>
      </w:r>
      <w:r w:rsidR="00C04B8D" w:rsidRPr="00C04B8D">
        <w:rPr>
          <w:rFonts w:ascii="Times New Roman" w:hAnsi="Times New Roman" w:cs="Times New Roman"/>
          <w:sz w:val="28"/>
          <w:szCs w:val="28"/>
        </w:rPr>
        <w:t xml:space="preserve"> </w:t>
      </w:r>
      <w:r w:rsidR="00C04B8D">
        <w:rPr>
          <w:rFonts w:ascii="Times New Roman" w:hAnsi="Times New Roman" w:cs="Times New Roman"/>
          <w:sz w:val="28"/>
          <w:szCs w:val="28"/>
        </w:rPr>
        <w:t>позволять вводить логин учетной записи</w:t>
      </w:r>
      <w:r w:rsidRPr="007C458F">
        <w:rPr>
          <w:rFonts w:ascii="Times New Roman" w:hAnsi="Times New Roman" w:cs="Times New Roman"/>
          <w:sz w:val="28"/>
          <w:szCs w:val="28"/>
        </w:rPr>
        <w:t>;</w:t>
      </w:r>
    </w:p>
    <w:p w14:paraId="2C8FED58" w14:textId="0EF6A250" w:rsidR="00770DEE" w:rsidRDefault="00770DEE" w:rsidP="00770DEE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58F">
        <w:rPr>
          <w:rFonts w:ascii="Times New Roman" w:hAnsi="Times New Roman" w:cs="Times New Roman"/>
          <w:sz w:val="28"/>
          <w:szCs w:val="28"/>
        </w:rPr>
        <w:t>текстовое поле «</w:t>
      </w:r>
      <w:r w:rsidR="00C04B8D">
        <w:rPr>
          <w:rFonts w:ascii="Times New Roman" w:hAnsi="Times New Roman" w:cs="Times New Roman"/>
          <w:sz w:val="28"/>
          <w:szCs w:val="28"/>
          <w:lang w:val="en-GB"/>
        </w:rPr>
        <w:t>Password</w:t>
      </w:r>
      <w:r w:rsidRPr="007C458F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будет позволять</w:t>
      </w:r>
      <w:r w:rsidRPr="007C458F">
        <w:rPr>
          <w:rFonts w:ascii="Times New Roman" w:hAnsi="Times New Roman" w:cs="Times New Roman"/>
          <w:sz w:val="28"/>
          <w:szCs w:val="28"/>
        </w:rPr>
        <w:t xml:space="preserve"> ввести пароль от аккаунта;</w:t>
      </w:r>
    </w:p>
    <w:p w14:paraId="61A69FBE" w14:textId="2C9A6EFD" w:rsidR="00770DEE" w:rsidRDefault="00C04B8D" w:rsidP="00770DEE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три</w:t>
      </w:r>
      <w:r w:rsidRPr="00C04B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переключателя,</w:t>
      </w:r>
      <w:r w:rsidR="00770DEE" w:rsidRPr="007C45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«Администратор», «Повар» и «Курьер»</w:t>
      </w:r>
      <w:r w:rsidR="00770DEE" w:rsidRPr="007C458F">
        <w:rPr>
          <w:rFonts w:ascii="Times New Roman" w:hAnsi="Times New Roman" w:cs="Times New Roman"/>
          <w:sz w:val="28"/>
          <w:szCs w:val="28"/>
        </w:rPr>
        <w:t xml:space="preserve"> </w:t>
      </w:r>
      <w:r w:rsidR="00770DEE">
        <w:rPr>
          <w:rFonts w:ascii="Times New Roman" w:hAnsi="Times New Roman" w:cs="Times New Roman"/>
          <w:sz w:val="28"/>
          <w:szCs w:val="28"/>
        </w:rPr>
        <w:t>буд</w:t>
      </w:r>
      <w:r>
        <w:rPr>
          <w:rFonts w:ascii="Times New Roman" w:hAnsi="Times New Roman" w:cs="Times New Roman"/>
          <w:sz w:val="28"/>
          <w:szCs w:val="28"/>
        </w:rPr>
        <w:t>у</w:t>
      </w:r>
      <w:r w:rsidR="00770DEE">
        <w:rPr>
          <w:rFonts w:ascii="Times New Roman" w:hAnsi="Times New Roman" w:cs="Times New Roman"/>
          <w:sz w:val="28"/>
          <w:szCs w:val="28"/>
        </w:rPr>
        <w:t>т осуществлять</w:t>
      </w:r>
      <w:r w:rsidR="00770DEE" w:rsidRPr="007C45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регистрацию под определенную роль</w:t>
      </w:r>
      <w:r w:rsidR="00770DEE" w:rsidRPr="007C458F">
        <w:rPr>
          <w:rFonts w:ascii="Times New Roman" w:hAnsi="Times New Roman" w:cs="Times New Roman"/>
          <w:sz w:val="28"/>
          <w:szCs w:val="28"/>
        </w:rPr>
        <w:t>.</w:t>
      </w:r>
    </w:p>
    <w:p w14:paraId="205EC849" w14:textId="2F9B561E" w:rsidR="00C04B8D" w:rsidRPr="000C30B7" w:rsidRDefault="00C04B8D" w:rsidP="00770DEE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</w:t>
      </w:r>
      <w:r>
        <w:rPr>
          <w:rFonts w:ascii="Times New Roman" w:hAnsi="Times New Roman" w:cs="Times New Roman"/>
          <w:sz w:val="28"/>
          <w:szCs w:val="28"/>
          <w:lang w:val="en-GB"/>
        </w:rPr>
        <w:t>Login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04B8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оформляет вход в систему под данными, указаными в поля «</w:t>
      </w:r>
      <w:r>
        <w:rPr>
          <w:rFonts w:ascii="Times New Roman" w:hAnsi="Times New Roman" w:cs="Times New Roman"/>
          <w:sz w:val="28"/>
          <w:szCs w:val="28"/>
          <w:lang w:val="en-GB"/>
        </w:rPr>
        <w:t>Username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GB"/>
        </w:rPr>
        <w:t>Password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04B22F9" w14:textId="77777777" w:rsidR="00770DEE" w:rsidRPr="0076467A" w:rsidRDefault="00770DEE" w:rsidP="00770D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467A"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2.3.</w:t>
      </w:r>
      <w:r w:rsidRPr="0076467A">
        <w:rPr>
          <w:rFonts w:ascii="Times New Roman" w:hAnsi="Times New Roman" w:cs="Times New Roman"/>
          <w:sz w:val="28"/>
          <w:szCs w:val="28"/>
        </w:rPr>
        <w:t>1 предст</w:t>
      </w:r>
      <w:r>
        <w:rPr>
          <w:rFonts w:ascii="Times New Roman" w:hAnsi="Times New Roman" w:cs="Times New Roman"/>
          <w:sz w:val="28"/>
          <w:szCs w:val="28"/>
        </w:rPr>
        <w:t>авлен прототип окна авторизации.</w:t>
      </w:r>
    </w:p>
    <w:p w14:paraId="6D899A53" w14:textId="6DE87F16" w:rsidR="00770DEE" w:rsidRPr="0076467A" w:rsidRDefault="00C04B8D" w:rsidP="00770DEE">
      <w:pPr>
        <w:spacing w:before="280"/>
        <w:jc w:val="center"/>
        <w:rPr>
          <w:rFonts w:ascii="Times New Roman" w:hAnsi="Times New Roman" w:cs="Times New Roman"/>
          <w:sz w:val="28"/>
          <w:szCs w:val="28"/>
        </w:rPr>
      </w:pPr>
      <w:r w:rsidRPr="00C04B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4D13D4" wp14:editId="05B0E242">
            <wp:extent cx="5135006" cy="2714625"/>
            <wp:effectExtent l="0" t="0" r="8890" b="0"/>
            <wp:docPr id="1503973765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73765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4642" cy="27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4342" w14:textId="77777777" w:rsidR="00770DEE" w:rsidRDefault="00770DEE" w:rsidP="00770DEE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2.3.1</w:t>
      </w:r>
      <w:r w:rsidRPr="0076467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Макет окна</w:t>
      </w:r>
      <w:r w:rsidRPr="0076467A">
        <w:rPr>
          <w:rFonts w:ascii="Times New Roman" w:hAnsi="Times New Roman" w:cs="Times New Roman"/>
          <w:sz w:val="28"/>
          <w:szCs w:val="28"/>
        </w:rPr>
        <w:t xml:space="preserve"> авторизации</w:t>
      </w:r>
    </w:p>
    <w:p w14:paraId="3F0F6114" w14:textId="261CF6D0" w:rsidR="00770DEE" w:rsidRPr="00BA0D9D" w:rsidRDefault="00770DEE" w:rsidP="00BA0D9D">
      <w:pPr>
        <w:ind w:firstLine="709"/>
        <w:jc w:val="both"/>
        <w:rPr>
          <w:ins w:id="49" w:author="Microsoft Word" w:date="2024-06-24T21:34:00Z" w16du:dateUtc="2024-06-24T18:34:00Z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Содержимое </w:t>
      </w:r>
      <w:r w:rsidR="00BA0D9D">
        <w:rPr>
          <w:rFonts w:ascii="Times New Roman" w:hAnsi="Times New Roman" w:cs="Times New Roman"/>
          <w:sz w:val="28"/>
          <w:szCs w:val="28"/>
        </w:rPr>
        <w:t>окна администратора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C0C1308" w14:textId="261120C0" w:rsidR="00770DEE" w:rsidRDefault="00885212" w:rsidP="00770DEE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Левый список вкладок(окон) для пользования приложением</w:t>
      </w:r>
      <w:r w:rsidRPr="00885212">
        <w:rPr>
          <w:rFonts w:ascii="Times New Roman" w:hAnsi="Times New Roman" w:cs="Times New Roman"/>
          <w:sz w:val="28"/>
          <w:szCs w:val="28"/>
        </w:rPr>
        <w:t>;</w:t>
      </w:r>
    </w:p>
    <w:p w14:paraId="064300C9" w14:textId="53BE926B" w:rsidR="00770DEE" w:rsidRPr="008E0EF8" w:rsidRDefault="00770DEE" w:rsidP="00770DEE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="00885212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буд</w:t>
      </w:r>
      <w:r w:rsidR="00885212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т использоваться для отображения данных на форме.</w:t>
      </w:r>
    </w:p>
    <w:p w14:paraId="5381E18E" w14:textId="2E0AC0AE" w:rsidR="00770DEE" w:rsidRPr="0076467A" w:rsidRDefault="00770DEE" w:rsidP="00770D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467A">
        <w:rPr>
          <w:rFonts w:ascii="Times New Roman" w:hAnsi="Times New Roman" w:cs="Times New Roman"/>
          <w:sz w:val="28"/>
          <w:szCs w:val="28"/>
        </w:rPr>
        <w:t xml:space="preserve">На рисунках </w:t>
      </w:r>
      <w:r>
        <w:rPr>
          <w:rFonts w:ascii="Times New Roman" w:hAnsi="Times New Roman" w:cs="Times New Roman"/>
          <w:sz w:val="28"/>
          <w:szCs w:val="28"/>
        </w:rPr>
        <w:t>2.3.</w:t>
      </w:r>
      <w:r w:rsidRPr="0076467A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</w:rPr>
        <w:t>2.3.</w:t>
      </w:r>
      <w:r w:rsidR="0096620A">
        <w:rPr>
          <w:rFonts w:ascii="Times New Roman" w:hAnsi="Times New Roman" w:cs="Times New Roman"/>
          <w:sz w:val="28"/>
          <w:szCs w:val="28"/>
        </w:rPr>
        <w:t>8</w:t>
      </w:r>
      <w:r w:rsidRPr="007646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представлены макеты </w:t>
      </w:r>
      <w:r w:rsidRPr="0076467A">
        <w:rPr>
          <w:rFonts w:ascii="Times New Roman" w:hAnsi="Times New Roman" w:cs="Times New Roman"/>
          <w:sz w:val="28"/>
          <w:szCs w:val="28"/>
        </w:rPr>
        <w:t>главного окна управления таблицами с различными данными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96620A">
        <w:rPr>
          <w:rFonts w:ascii="Times New Roman" w:hAnsi="Times New Roman" w:cs="Times New Roman"/>
          <w:sz w:val="28"/>
          <w:szCs w:val="28"/>
        </w:rPr>
        <w:t>сотрудники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96620A">
        <w:rPr>
          <w:rFonts w:ascii="Times New Roman" w:hAnsi="Times New Roman" w:cs="Times New Roman"/>
          <w:sz w:val="28"/>
          <w:szCs w:val="28"/>
        </w:rPr>
        <w:t>заказы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96620A">
        <w:rPr>
          <w:rFonts w:ascii="Times New Roman" w:hAnsi="Times New Roman" w:cs="Times New Roman"/>
          <w:sz w:val="28"/>
          <w:szCs w:val="28"/>
        </w:rPr>
        <w:t>выполненные заказы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96620A">
        <w:rPr>
          <w:rFonts w:ascii="Times New Roman" w:hAnsi="Times New Roman" w:cs="Times New Roman"/>
          <w:sz w:val="28"/>
          <w:szCs w:val="28"/>
        </w:rPr>
        <w:t>склад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429D779" w14:textId="743C0F27" w:rsidR="000C30B7" w:rsidRPr="000C30B7" w:rsidRDefault="00BA0D9D" w:rsidP="000C30B7">
      <w:pPr>
        <w:spacing w:before="280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BA0D9D">
        <w:rPr>
          <w:rFonts w:ascii="Times New Roman" w:hAnsi="Times New Roman" w:cs="Times New Roman"/>
          <w:noProof/>
          <w:sz w:val="28"/>
          <w:szCs w:val="28"/>
          <w:lang w:val="en-GB"/>
        </w:rPr>
        <w:lastRenderedPageBreak/>
        <w:drawing>
          <wp:inline distT="0" distB="0" distL="0" distR="0" wp14:anchorId="12096746" wp14:editId="1CFF3834">
            <wp:extent cx="4921576" cy="2544445"/>
            <wp:effectExtent l="0" t="0" r="0" b="8255"/>
            <wp:docPr id="18169898" name="Рисунок 1" descr="Изображение выглядит как снимок экрана, фиолетовый, текст, Фиолетов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898" name="Рисунок 1" descr="Изображение выглядит как снимок экрана, фиолетовый, текст, Фиолетовы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6630" cy="254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73CB" w14:textId="061BF23E" w:rsidR="00453020" w:rsidRPr="000C30B7" w:rsidRDefault="00770DEE" w:rsidP="000C30B7">
      <w:pPr>
        <w:spacing w:after="2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6467A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 xml:space="preserve">.3.2 – Макет </w:t>
      </w:r>
      <w:r w:rsidR="00BA0D9D">
        <w:rPr>
          <w:rFonts w:ascii="Times New Roman" w:hAnsi="Times New Roman" w:cs="Times New Roman"/>
          <w:sz w:val="28"/>
          <w:szCs w:val="28"/>
        </w:rPr>
        <w:t>окна администратора</w:t>
      </w:r>
      <w:r w:rsidRPr="0076467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AD66C0" w14:textId="77777777" w:rsidR="00453020" w:rsidRDefault="00453020" w:rsidP="0045302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Содержимое окна для добавления работника:</w:t>
      </w:r>
    </w:p>
    <w:p w14:paraId="3C4BC963" w14:textId="395EDCD0" w:rsidR="00453020" w:rsidRDefault="00E80CEE" w:rsidP="00453020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три</w:t>
      </w:r>
      <w:r w:rsidR="004530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кнопки</w:t>
      </w:r>
      <w:r w:rsidR="00453020">
        <w:rPr>
          <w:rFonts w:ascii="Times New Roman" w:hAnsi="Times New Roman" w:cs="Times New Roman"/>
          <w:sz w:val="28"/>
          <w:szCs w:val="28"/>
        </w:rPr>
        <w:t xml:space="preserve"> добавления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53020">
        <w:rPr>
          <w:rFonts w:ascii="Times New Roman" w:hAnsi="Times New Roman" w:cs="Times New Roman"/>
          <w:sz w:val="28"/>
          <w:szCs w:val="28"/>
        </w:rPr>
        <w:t>выбором администратора,</w:t>
      </w:r>
      <w:r w:rsidR="00453020" w:rsidRPr="00453020">
        <w:rPr>
          <w:rFonts w:ascii="Times New Roman" w:hAnsi="Times New Roman" w:cs="Times New Roman"/>
          <w:sz w:val="28"/>
          <w:szCs w:val="28"/>
        </w:rPr>
        <w:t xml:space="preserve"> </w:t>
      </w:r>
      <w:r w:rsidR="00453020">
        <w:rPr>
          <w:rFonts w:ascii="Times New Roman" w:hAnsi="Times New Roman" w:cs="Times New Roman"/>
          <w:sz w:val="28"/>
          <w:szCs w:val="28"/>
        </w:rPr>
        <w:t>повара</w:t>
      </w:r>
      <w:r>
        <w:rPr>
          <w:rFonts w:ascii="Times New Roman" w:hAnsi="Times New Roman" w:cs="Times New Roman"/>
          <w:sz w:val="28"/>
          <w:szCs w:val="28"/>
        </w:rPr>
        <w:t xml:space="preserve"> или</w:t>
      </w:r>
      <w:r w:rsidR="004530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курьера</w:t>
      </w:r>
      <w:r w:rsidR="00453020" w:rsidRPr="00C107BC">
        <w:rPr>
          <w:rFonts w:ascii="Times New Roman" w:hAnsi="Times New Roman" w:cs="Times New Roman"/>
          <w:sz w:val="28"/>
          <w:szCs w:val="28"/>
        </w:rPr>
        <w:t>;</w:t>
      </w:r>
    </w:p>
    <w:p w14:paraId="4279BB8C" w14:textId="25034BEA" w:rsidR="00453020" w:rsidRPr="00C107BC" w:rsidRDefault="00453020" w:rsidP="00453020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6210A0">
        <w:rPr>
          <w:rFonts w:ascii="Times New Roman" w:hAnsi="Times New Roman" w:cs="Times New Roman"/>
          <w:sz w:val="28"/>
          <w:szCs w:val="28"/>
        </w:rPr>
        <w:t>екстовое поле «</w:t>
      </w:r>
      <w:r w:rsidR="00E80CEE">
        <w:rPr>
          <w:rFonts w:ascii="Times New Roman" w:hAnsi="Times New Roman" w:cs="Times New Roman"/>
          <w:sz w:val="28"/>
          <w:szCs w:val="28"/>
        </w:rPr>
        <w:t>Логин</w:t>
      </w:r>
      <w:r w:rsidRPr="006210A0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будет позволять</w:t>
      </w:r>
      <w:r w:rsidRPr="006210A0">
        <w:rPr>
          <w:rFonts w:ascii="Times New Roman" w:hAnsi="Times New Roman" w:cs="Times New Roman"/>
          <w:sz w:val="28"/>
          <w:szCs w:val="28"/>
        </w:rPr>
        <w:t xml:space="preserve"> ввести </w:t>
      </w:r>
      <w:r w:rsidR="00E80CEE">
        <w:rPr>
          <w:rFonts w:ascii="Times New Roman" w:hAnsi="Times New Roman" w:cs="Times New Roman"/>
          <w:sz w:val="28"/>
          <w:szCs w:val="28"/>
        </w:rPr>
        <w:t>логин сотрудника</w:t>
      </w:r>
      <w:r w:rsidRPr="006210A0">
        <w:rPr>
          <w:rFonts w:ascii="Times New Roman" w:hAnsi="Times New Roman" w:cs="Times New Roman"/>
          <w:sz w:val="28"/>
          <w:szCs w:val="28"/>
        </w:rPr>
        <w:t>;</w:t>
      </w:r>
    </w:p>
    <w:p w14:paraId="531CC8DE" w14:textId="3CCC590C" w:rsidR="00453020" w:rsidRPr="006210A0" w:rsidRDefault="00453020" w:rsidP="00453020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6210A0">
        <w:rPr>
          <w:rFonts w:ascii="Times New Roman" w:hAnsi="Times New Roman" w:cs="Times New Roman"/>
          <w:sz w:val="28"/>
          <w:szCs w:val="28"/>
        </w:rPr>
        <w:t xml:space="preserve">екстовое поле </w:t>
      </w:r>
      <w:r w:rsidR="00E80CEE">
        <w:rPr>
          <w:rFonts w:ascii="Times New Roman" w:hAnsi="Times New Roman" w:cs="Times New Roman"/>
          <w:sz w:val="28"/>
          <w:szCs w:val="28"/>
        </w:rPr>
        <w:t>«Пароль</w:t>
      </w:r>
      <w:r w:rsidRPr="006210A0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будет позволять </w:t>
      </w:r>
      <w:r w:rsidRPr="006210A0">
        <w:rPr>
          <w:rFonts w:ascii="Times New Roman" w:hAnsi="Times New Roman" w:cs="Times New Roman"/>
          <w:sz w:val="28"/>
          <w:szCs w:val="28"/>
        </w:rPr>
        <w:t>ввести</w:t>
      </w:r>
      <w:r w:rsidR="00E80CEE">
        <w:rPr>
          <w:rFonts w:ascii="Times New Roman" w:hAnsi="Times New Roman" w:cs="Times New Roman"/>
          <w:sz w:val="28"/>
          <w:szCs w:val="28"/>
        </w:rPr>
        <w:t xml:space="preserve"> пароль учетной записи сотрудника</w:t>
      </w:r>
      <w:r w:rsidRPr="006210A0">
        <w:rPr>
          <w:rFonts w:ascii="Times New Roman" w:hAnsi="Times New Roman" w:cs="Times New Roman"/>
          <w:sz w:val="28"/>
          <w:szCs w:val="28"/>
        </w:rPr>
        <w:t>;</w:t>
      </w:r>
    </w:p>
    <w:p w14:paraId="1252D2C7" w14:textId="0CBBE988" w:rsidR="00453020" w:rsidRPr="006210A0" w:rsidRDefault="00453020" w:rsidP="00453020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6210A0">
        <w:rPr>
          <w:rFonts w:ascii="Times New Roman" w:hAnsi="Times New Roman" w:cs="Times New Roman"/>
          <w:sz w:val="28"/>
          <w:szCs w:val="28"/>
        </w:rPr>
        <w:t>екстовое поле «</w:t>
      </w:r>
      <w:r w:rsidR="00E80CEE">
        <w:rPr>
          <w:rFonts w:ascii="Times New Roman" w:hAnsi="Times New Roman" w:cs="Times New Roman"/>
          <w:sz w:val="28"/>
          <w:szCs w:val="28"/>
        </w:rPr>
        <w:t>Ваш пароль</w:t>
      </w:r>
      <w:r w:rsidRPr="006210A0">
        <w:rPr>
          <w:rFonts w:ascii="Times New Roman" w:hAnsi="Times New Roman" w:cs="Times New Roman"/>
          <w:sz w:val="28"/>
          <w:szCs w:val="28"/>
        </w:rPr>
        <w:t xml:space="preserve">» </w:t>
      </w:r>
      <w:r w:rsidR="00E80CEE">
        <w:rPr>
          <w:rFonts w:ascii="Times New Roman" w:hAnsi="Times New Roman" w:cs="Times New Roman"/>
          <w:kern w:val="0"/>
          <w:sz w:val="28"/>
          <w:szCs w:val="28"/>
          <w14:ligatures w14:val="none"/>
        </w:rPr>
        <w:t>используется для ввода пароля текущего администратора для подтверждения создания учетной записи сотрудника</w:t>
      </w:r>
      <w:r w:rsidRPr="006210A0">
        <w:rPr>
          <w:rFonts w:ascii="Times New Roman" w:hAnsi="Times New Roman" w:cs="Times New Roman"/>
          <w:sz w:val="28"/>
          <w:szCs w:val="28"/>
        </w:rPr>
        <w:t>;</w:t>
      </w:r>
    </w:p>
    <w:p w14:paraId="2BB8C013" w14:textId="77777777" w:rsidR="00453020" w:rsidRPr="0076467A" w:rsidRDefault="00453020" w:rsidP="005B3F4D">
      <w:pPr>
        <w:spacing w:after="280"/>
        <w:rPr>
          <w:rFonts w:ascii="Times New Roman" w:hAnsi="Times New Roman" w:cs="Times New Roman"/>
          <w:sz w:val="28"/>
          <w:szCs w:val="28"/>
        </w:rPr>
      </w:pPr>
    </w:p>
    <w:p w14:paraId="6DC188D6" w14:textId="34E9B29F" w:rsidR="00770DEE" w:rsidRPr="00856D5F" w:rsidRDefault="00453020" w:rsidP="00770DEE">
      <w:pPr>
        <w:spacing w:after="280"/>
        <w:jc w:val="center"/>
        <w:rPr>
          <w:rFonts w:ascii="Times New Roman" w:hAnsi="Times New Roman" w:cs="Times New Roman"/>
          <w:sz w:val="28"/>
          <w:szCs w:val="28"/>
        </w:rPr>
      </w:pPr>
      <w:r w:rsidRPr="004530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763D15" wp14:editId="578A942B">
            <wp:extent cx="5154930" cy="2696501"/>
            <wp:effectExtent l="0" t="0" r="7620" b="8890"/>
            <wp:docPr id="1512015609" name="Рисунок 1" descr="Изображение выглядит как текст, снимок экрана, фиолетовый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15609" name="Рисунок 1" descr="Изображение выглядит как текст, снимок экрана, фиолетовый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8859" cy="271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5A8D" w14:textId="312C76E3" w:rsidR="00770DEE" w:rsidRDefault="00770DEE" w:rsidP="00770DEE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67A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2.3.3 – Макет окна</w:t>
      </w:r>
      <w:r w:rsidRPr="0076467A">
        <w:rPr>
          <w:rFonts w:ascii="Times New Roman" w:hAnsi="Times New Roman" w:cs="Times New Roman"/>
          <w:sz w:val="28"/>
          <w:szCs w:val="28"/>
        </w:rPr>
        <w:t xml:space="preserve"> </w:t>
      </w:r>
      <w:r w:rsidR="00BA0D9D">
        <w:rPr>
          <w:rFonts w:ascii="Times New Roman" w:hAnsi="Times New Roman" w:cs="Times New Roman"/>
          <w:sz w:val="28"/>
          <w:szCs w:val="28"/>
        </w:rPr>
        <w:t>создания учетных записей для сотрудников</w:t>
      </w:r>
    </w:p>
    <w:p w14:paraId="09C62EE6" w14:textId="77777777" w:rsidR="00E80CEE" w:rsidRPr="000C30B7" w:rsidRDefault="00E80CEE" w:rsidP="000C30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5000AF" w14:textId="1EEEE6EC" w:rsidR="00E80CEE" w:rsidRDefault="00E80CEE" w:rsidP="00E80C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Содержимое окна для удаления работника:</w:t>
      </w:r>
    </w:p>
    <w:p w14:paraId="733709E5" w14:textId="6407491E" w:rsidR="00E80CEE" w:rsidRDefault="00E80CEE" w:rsidP="00E80CEE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три кнопки удаления с выбором администратора,</w:t>
      </w:r>
      <w:r w:rsidRPr="004530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повара или курьера</w:t>
      </w:r>
      <w:r w:rsidRPr="00C107BC">
        <w:rPr>
          <w:rFonts w:ascii="Times New Roman" w:hAnsi="Times New Roman" w:cs="Times New Roman"/>
          <w:sz w:val="28"/>
          <w:szCs w:val="28"/>
        </w:rPr>
        <w:t>;</w:t>
      </w:r>
    </w:p>
    <w:p w14:paraId="21838B9B" w14:textId="77777777" w:rsidR="00E80CEE" w:rsidRPr="00C107BC" w:rsidRDefault="00E80CEE" w:rsidP="00E80CEE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6210A0">
        <w:rPr>
          <w:rFonts w:ascii="Times New Roman" w:hAnsi="Times New Roman" w:cs="Times New Roman"/>
          <w:sz w:val="28"/>
          <w:szCs w:val="28"/>
        </w:rPr>
        <w:t>екстовое поле «</w:t>
      </w:r>
      <w:r>
        <w:rPr>
          <w:rFonts w:ascii="Times New Roman" w:hAnsi="Times New Roman" w:cs="Times New Roman"/>
          <w:sz w:val="28"/>
          <w:szCs w:val="28"/>
        </w:rPr>
        <w:t>Логин</w:t>
      </w:r>
      <w:r w:rsidRPr="006210A0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будет позволять</w:t>
      </w:r>
      <w:r w:rsidRPr="006210A0">
        <w:rPr>
          <w:rFonts w:ascii="Times New Roman" w:hAnsi="Times New Roman" w:cs="Times New Roman"/>
          <w:sz w:val="28"/>
          <w:szCs w:val="28"/>
        </w:rPr>
        <w:t xml:space="preserve"> ввести </w:t>
      </w:r>
      <w:r>
        <w:rPr>
          <w:rFonts w:ascii="Times New Roman" w:hAnsi="Times New Roman" w:cs="Times New Roman"/>
          <w:sz w:val="28"/>
          <w:szCs w:val="28"/>
        </w:rPr>
        <w:t>логин сотрудника</w:t>
      </w:r>
      <w:r w:rsidRPr="006210A0">
        <w:rPr>
          <w:rFonts w:ascii="Times New Roman" w:hAnsi="Times New Roman" w:cs="Times New Roman"/>
          <w:sz w:val="28"/>
          <w:szCs w:val="28"/>
        </w:rPr>
        <w:t>;</w:t>
      </w:r>
    </w:p>
    <w:p w14:paraId="4E8F850F" w14:textId="77777777" w:rsidR="00E80CEE" w:rsidRPr="006210A0" w:rsidRDefault="00E80CEE" w:rsidP="00E80CEE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Pr="006210A0">
        <w:rPr>
          <w:rFonts w:ascii="Times New Roman" w:hAnsi="Times New Roman" w:cs="Times New Roman"/>
          <w:sz w:val="28"/>
          <w:szCs w:val="28"/>
        </w:rPr>
        <w:t xml:space="preserve">екстовое поле </w:t>
      </w:r>
      <w:r>
        <w:rPr>
          <w:rFonts w:ascii="Times New Roman" w:hAnsi="Times New Roman" w:cs="Times New Roman"/>
          <w:sz w:val="28"/>
          <w:szCs w:val="28"/>
        </w:rPr>
        <w:t>«Пароль</w:t>
      </w:r>
      <w:r w:rsidRPr="006210A0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будет позволять </w:t>
      </w:r>
      <w:r w:rsidRPr="006210A0">
        <w:rPr>
          <w:rFonts w:ascii="Times New Roman" w:hAnsi="Times New Roman" w:cs="Times New Roman"/>
          <w:sz w:val="28"/>
          <w:szCs w:val="28"/>
        </w:rPr>
        <w:t>ввести</w:t>
      </w:r>
      <w:r>
        <w:rPr>
          <w:rFonts w:ascii="Times New Roman" w:hAnsi="Times New Roman" w:cs="Times New Roman"/>
          <w:sz w:val="28"/>
          <w:szCs w:val="28"/>
        </w:rPr>
        <w:t xml:space="preserve"> пароль учетной записи сотрудника</w:t>
      </w:r>
      <w:r w:rsidRPr="006210A0">
        <w:rPr>
          <w:rFonts w:ascii="Times New Roman" w:hAnsi="Times New Roman" w:cs="Times New Roman"/>
          <w:sz w:val="28"/>
          <w:szCs w:val="28"/>
        </w:rPr>
        <w:t>;</w:t>
      </w:r>
    </w:p>
    <w:p w14:paraId="17B1B3EB" w14:textId="47C7E3E1" w:rsidR="00E80CEE" w:rsidRPr="000C30B7" w:rsidRDefault="00E80CEE" w:rsidP="000C30B7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6210A0">
        <w:rPr>
          <w:rFonts w:ascii="Times New Roman" w:hAnsi="Times New Roman" w:cs="Times New Roman"/>
          <w:sz w:val="28"/>
          <w:szCs w:val="28"/>
        </w:rPr>
        <w:t>екстовое поле «</w:t>
      </w:r>
      <w:r>
        <w:rPr>
          <w:rFonts w:ascii="Times New Roman" w:hAnsi="Times New Roman" w:cs="Times New Roman"/>
          <w:sz w:val="28"/>
          <w:szCs w:val="28"/>
        </w:rPr>
        <w:t>Ваш пароль</w:t>
      </w:r>
      <w:r w:rsidRPr="006210A0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используется для ввода пароля текущего администратора для подтверждения удаления учетной записи сотрудника</w:t>
      </w:r>
      <w:r w:rsidRPr="006210A0">
        <w:rPr>
          <w:rFonts w:ascii="Times New Roman" w:hAnsi="Times New Roman" w:cs="Times New Roman"/>
          <w:sz w:val="28"/>
          <w:szCs w:val="28"/>
        </w:rPr>
        <w:t>;</w:t>
      </w:r>
    </w:p>
    <w:p w14:paraId="2CBDA0C6" w14:textId="167DE965" w:rsidR="00770DEE" w:rsidRPr="00856D5F" w:rsidRDefault="00BA0D9D" w:rsidP="00770DEE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BA0D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6F89C6" wp14:editId="060B16DF">
            <wp:extent cx="5093049" cy="2664676"/>
            <wp:effectExtent l="0" t="0" r="0" b="2540"/>
            <wp:docPr id="190530313" name="Рисунок 1" descr="Изображение выглядит как текст, снимок экрана, фиолетовый, Фиолетов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0313" name="Рисунок 1" descr="Изображение выглядит как текст, снимок экрана, фиолетовый, Фиолетовы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2221" cy="267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A5B3" w14:textId="27EB11BD" w:rsidR="00770DEE" w:rsidRDefault="00770DEE" w:rsidP="00770DEE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67A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2.3.4 – Макет окна</w:t>
      </w:r>
      <w:r w:rsidRPr="0076467A">
        <w:rPr>
          <w:rFonts w:ascii="Times New Roman" w:hAnsi="Times New Roman" w:cs="Times New Roman"/>
          <w:sz w:val="28"/>
          <w:szCs w:val="28"/>
        </w:rPr>
        <w:t xml:space="preserve"> </w:t>
      </w:r>
      <w:r w:rsidR="00BA0D9D">
        <w:rPr>
          <w:rFonts w:ascii="Times New Roman" w:hAnsi="Times New Roman" w:cs="Times New Roman"/>
          <w:sz w:val="28"/>
          <w:szCs w:val="28"/>
        </w:rPr>
        <w:t>удаления учетной записи сотрудника</w:t>
      </w:r>
    </w:p>
    <w:p w14:paraId="22014429" w14:textId="77777777" w:rsidR="00E80CEE" w:rsidRDefault="00E80CEE" w:rsidP="00770DE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3E89CC" w14:textId="3096C400" w:rsidR="00E80CEE" w:rsidRDefault="00E80CEE" w:rsidP="00E80C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Содержимое окна для просмотра работников:</w:t>
      </w:r>
    </w:p>
    <w:p w14:paraId="5EB4686B" w14:textId="4F91C903" w:rsidR="00885212" w:rsidRPr="000C30B7" w:rsidRDefault="00E80CEE" w:rsidP="00E80CEE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три кнопки с выбором администратора,</w:t>
      </w:r>
      <w:r w:rsidRPr="004530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повара или курьера</w:t>
      </w:r>
      <w:r w:rsidRPr="00C107BC">
        <w:rPr>
          <w:rFonts w:ascii="Times New Roman" w:hAnsi="Times New Roman" w:cs="Times New Roman"/>
          <w:sz w:val="28"/>
          <w:szCs w:val="28"/>
        </w:rPr>
        <w:t>;</w:t>
      </w:r>
    </w:p>
    <w:p w14:paraId="3201B195" w14:textId="77777777" w:rsidR="000C30B7" w:rsidRPr="000C30B7" w:rsidRDefault="000C30B7" w:rsidP="000C30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95A685E" w14:textId="0A2C8398" w:rsidR="00770DEE" w:rsidRPr="0076467A" w:rsidRDefault="00BA0D9D" w:rsidP="00770DEE">
      <w:pPr>
        <w:spacing w:after="280"/>
        <w:jc w:val="center"/>
        <w:rPr>
          <w:rFonts w:ascii="Times New Roman" w:hAnsi="Times New Roman" w:cs="Times New Roman"/>
          <w:sz w:val="28"/>
          <w:szCs w:val="28"/>
        </w:rPr>
      </w:pPr>
      <w:r w:rsidRPr="00BA0D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C1112B" wp14:editId="60C20446">
            <wp:extent cx="5025390" cy="2628740"/>
            <wp:effectExtent l="0" t="0" r="3810" b="635"/>
            <wp:docPr id="119335072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5072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570" cy="263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BBAA" w14:textId="7CB998BA" w:rsidR="00770DEE" w:rsidRPr="007D5560" w:rsidRDefault="00770DEE" w:rsidP="00770DEE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67A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2.3.5 – Макет окна</w:t>
      </w:r>
      <w:r w:rsidRPr="0076467A">
        <w:rPr>
          <w:rFonts w:ascii="Times New Roman" w:hAnsi="Times New Roman" w:cs="Times New Roman"/>
          <w:sz w:val="28"/>
          <w:szCs w:val="28"/>
        </w:rPr>
        <w:t xml:space="preserve"> таблицы с </w:t>
      </w:r>
      <w:r w:rsidR="00885212">
        <w:rPr>
          <w:rFonts w:ascii="Times New Roman" w:hAnsi="Times New Roman" w:cs="Times New Roman"/>
          <w:sz w:val="28"/>
          <w:szCs w:val="28"/>
        </w:rPr>
        <w:t>клиентами</w:t>
      </w:r>
    </w:p>
    <w:p w14:paraId="0630A473" w14:textId="77777777" w:rsidR="005E0CB8" w:rsidRPr="000C30B7" w:rsidRDefault="005E0CB8" w:rsidP="000C30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8EB6AF" w14:textId="1A41B545" w:rsidR="005E0CB8" w:rsidRDefault="005E0CB8" w:rsidP="005E0CB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Содержимое окна для добавления заказа:</w:t>
      </w:r>
    </w:p>
    <w:p w14:paraId="0D0344C0" w14:textId="0FF54AC3" w:rsidR="005E0CB8" w:rsidRDefault="005E0CB8" w:rsidP="005E0CB8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десять кнопок для добавления блюд</w:t>
      </w:r>
      <w:r w:rsidRPr="00C107BC">
        <w:rPr>
          <w:rFonts w:ascii="Times New Roman" w:hAnsi="Times New Roman" w:cs="Times New Roman"/>
          <w:sz w:val="28"/>
          <w:szCs w:val="28"/>
        </w:rPr>
        <w:t>;</w:t>
      </w:r>
    </w:p>
    <w:p w14:paraId="51711FD0" w14:textId="766C64A0" w:rsidR="005E0CB8" w:rsidRPr="00C107BC" w:rsidRDefault="005E0CB8" w:rsidP="005E0CB8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6210A0">
        <w:rPr>
          <w:rFonts w:ascii="Times New Roman" w:hAnsi="Times New Roman" w:cs="Times New Roman"/>
          <w:sz w:val="28"/>
          <w:szCs w:val="28"/>
        </w:rPr>
        <w:t>екстовое поле «</w:t>
      </w:r>
      <w:r>
        <w:rPr>
          <w:rFonts w:ascii="Times New Roman" w:hAnsi="Times New Roman" w:cs="Times New Roman"/>
          <w:sz w:val="28"/>
          <w:szCs w:val="28"/>
        </w:rPr>
        <w:t>Имя</w:t>
      </w:r>
      <w:r w:rsidRPr="006210A0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будет позволять</w:t>
      </w:r>
      <w:r w:rsidRPr="006210A0">
        <w:rPr>
          <w:rFonts w:ascii="Times New Roman" w:hAnsi="Times New Roman" w:cs="Times New Roman"/>
          <w:sz w:val="28"/>
          <w:szCs w:val="28"/>
        </w:rPr>
        <w:t xml:space="preserve"> ввести </w:t>
      </w:r>
      <w:r>
        <w:rPr>
          <w:rFonts w:ascii="Times New Roman" w:hAnsi="Times New Roman" w:cs="Times New Roman"/>
          <w:sz w:val="28"/>
          <w:szCs w:val="28"/>
        </w:rPr>
        <w:t>имя клиента</w:t>
      </w:r>
      <w:r w:rsidRPr="006210A0">
        <w:rPr>
          <w:rFonts w:ascii="Times New Roman" w:hAnsi="Times New Roman" w:cs="Times New Roman"/>
          <w:sz w:val="28"/>
          <w:szCs w:val="28"/>
        </w:rPr>
        <w:t>;</w:t>
      </w:r>
    </w:p>
    <w:p w14:paraId="7BDE52E3" w14:textId="1B414350" w:rsidR="005E0CB8" w:rsidRPr="006210A0" w:rsidRDefault="005E0CB8" w:rsidP="005E0CB8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6210A0">
        <w:rPr>
          <w:rFonts w:ascii="Times New Roman" w:hAnsi="Times New Roman" w:cs="Times New Roman"/>
          <w:sz w:val="28"/>
          <w:szCs w:val="28"/>
        </w:rPr>
        <w:t xml:space="preserve">екстовое поле </w:t>
      </w:r>
      <w:r>
        <w:rPr>
          <w:rFonts w:ascii="Times New Roman" w:hAnsi="Times New Roman" w:cs="Times New Roman"/>
          <w:sz w:val="28"/>
          <w:szCs w:val="28"/>
        </w:rPr>
        <w:t>«Адрес</w:t>
      </w:r>
      <w:r w:rsidRPr="006210A0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будет позволять </w:t>
      </w:r>
      <w:r>
        <w:rPr>
          <w:rFonts w:ascii="Times New Roman" w:hAnsi="Times New Roman" w:cs="Times New Roman"/>
          <w:sz w:val="28"/>
          <w:szCs w:val="28"/>
        </w:rPr>
        <w:t>ввести адрес клиента</w:t>
      </w:r>
      <w:r w:rsidRPr="006210A0">
        <w:rPr>
          <w:rFonts w:ascii="Times New Roman" w:hAnsi="Times New Roman" w:cs="Times New Roman"/>
          <w:sz w:val="28"/>
          <w:szCs w:val="28"/>
        </w:rPr>
        <w:t>;</w:t>
      </w:r>
    </w:p>
    <w:p w14:paraId="1B1ED6FD" w14:textId="7661D00A" w:rsidR="005E0CB8" w:rsidRDefault="005E0CB8" w:rsidP="005E0CB8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Pr="006210A0">
        <w:rPr>
          <w:rFonts w:ascii="Times New Roman" w:hAnsi="Times New Roman" w:cs="Times New Roman"/>
          <w:sz w:val="28"/>
          <w:szCs w:val="28"/>
        </w:rPr>
        <w:t>екстовое поле «</w:t>
      </w:r>
      <w:r>
        <w:rPr>
          <w:rFonts w:ascii="Times New Roman" w:hAnsi="Times New Roman" w:cs="Times New Roman"/>
          <w:sz w:val="28"/>
          <w:szCs w:val="28"/>
          <w:lang w:val="en-GB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Повара</w:t>
      </w:r>
      <w:r w:rsidRPr="006210A0">
        <w:rPr>
          <w:rFonts w:ascii="Times New Roman" w:hAnsi="Times New Roman" w:cs="Times New Roman"/>
          <w:sz w:val="28"/>
          <w:szCs w:val="28"/>
        </w:rPr>
        <w:t xml:space="preserve">» </w:t>
      </w:r>
      <w:r w:rsidR="004712BC">
        <w:rPr>
          <w:rFonts w:ascii="Times New Roman" w:hAnsi="Times New Roman" w:cs="Times New Roman"/>
          <w:sz w:val="28"/>
          <w:szCs w:val="28"/>
        </w:rPr>
        <w:t>используется для назначения повара на данный заказ</w:t>
      </w:r>
      <w:r w:rsidRPr="006210A0">
        <w:rPr>
          <w:rFonts w:ascii="Times New Roman" w:hAnsi="Times New Roman" w:cs="Times New Roman"/>
          <w:sz w:val="28"/>
          <w:szCs w:val="28"/>
        </w:rPr>
        <w:t>;</w:t>
      </w:r>
    </w:p>
    <w:p w14:paraId="50864ECD" w14:textId="60033D02" w:rsidR="005E0CB8" w:rsidRDefault="005E0CB8" w:rsidP="005E0CB8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текстовое поле «</w:t>
      </w:r>
      <w:r>
        <w:rPr>
          <w:rFonts w:ascii="Times New Roman" w:hAnsi="Times New Roman" w:cs="Times New Roman"/>
          <w:sz w:val="28"/>
          <w:szCs w:val="28"/>
          <w:lang w:val="en-GB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Курьера» используется для назначения курьера на данный заказ;</w:t>
      </w:r>
    </w:p>
    <w:p w14:paraId="71B5E1B1" w14:textId="117EE846" w:rsidR="004712BC" w:rsidRDefault="004712BC" w:rsidP="004712BC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«Добавить заказ» отправляет заказ на кухню;</w:t>
      </w:r>
    </w:p>
    <w:p w14:paraId="0A86A5D4" w14:textId="4065286F" w:rsidR="005E0CB8" w:rsidRPr="000C30B7" w:rsidRDefault="004712BC" w:rsidP="000C30B7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«Обновить» обновляет таблицу заказов;</w:t>
      </w:r>
    </w:p>
    <w:p w14:paraId="62C6273F" w14:textId="2120773E" w:rsidR="00770DEE" w:rsidRPr="00BA0D9D" w:rsidRDefault="00BA0D9D" w:rsidP="00770DEE">
      <w:pPr>
        <w:spacing w:before="280" w:after="280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BA0D9D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758B40F0" wp14:editId="09095EBE">
            <wp:extent cx="5063490" cy="2640550"/>
            <wp:effectExtent l="0" t="0" r="3810" b="7620"/>
            <wp:docPr id="3357807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807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8286" cy="264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8875" w14:textId="28CC3414" w:rsidR="00770DEE" w:rsidRPr="00877990" w:rsidRDefault="00770DEE" w:rsidP="00770DEE">
      <w:pPr>
        <w:spacing w:after="280"/>
        <w:jc w:val="center"/>
        <w:rPr>
          <w:rFonts w:ascii="Times New Roman" w:hAnsi="Times New Roman" w:cs="Times New Roman"/>
          <w:sz w:val="28"/>
          <w:szCs w:val="28"/>
        </w:rPr>
      </w:pPr>
      <w:r w:rsidRPr="0076467A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2.3.6 – Макет окна</w:t>
      </w:r>
      <w:r w:rsidRPr="0076467A">
        <w:rPr>
          <w:rFonts w:ascii="Times New Roman" w:hAnsi="Times New Roman" w:cs="Times New Roman"/>
          <w:sz w:val="28"/>
          <w:szCs w:val="28"/>
        </w:rPr>
        <w:t xml:space="preserve"> таблицы </w:t>
      </w:r>
      <w:r w:rsidR="00BA0D9D">
        <w:rPr>
          <w:rFonts w:ascii="Times New Roman" w:hAnsi="Times New Roman" w:cs="Times New Roman"/>
          <w:sz w:val="28"/>
          <w:szCs w:val="28"/>
          <w:lang w:val="en-GB"/>
        </w:rPr>
        <w:t>c</w:t>
      </w:r>
      <w:r w:rsidR="00BA0D9D">
        <w:rPr>
          <w:rFonts w:ascii="Times New Roman" w:hAnsi="Times New Roman" w:cs="Times New Roman"/>
          <w:sz w:val="28"/>
          <w:szCs w:val="28"/>
        </w:rPr>
        <w:t xml:space="preserve"> заказами</w:t>
      </w:r>
    </w:p>
    <w:p w14:paraId="0460B695" w14:textId="5CAC94CF" w:rsidR="00770DEE" w:rsidRPr="0076467A" w:rsidRDefault="0096620A" w:rsidP="00770DEE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9662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D5B6BE" wp14:editId="72A9EC18">
            <wp:extent cx="4986709" cy="2590380"/>
            <wp:effectExtent l="0" t="0" r="4445" b="635"/>
            <wp:docPr id="1867936690" name="Рисунок 1" descr="Изображение выглядит как текст, снимок экрана, Мультимедийное программное обеспечение, фиолетов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36690" name="Рисунок 1" descr="Изображение выглядит как текст, снимок экрана, Мультимедийное программное обеспечение, фиолетовый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2827" cy="259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93CC" w14:textId="03CD0691" w:rsidR="00770DEE" w:rsidRPr="000C30B7" w:rsidRDefault="00770DEE" w:rsidP="000C30B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6467A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2.3.7 – Макет окна</w:t>
      </w:r>
      <w:r w:rsidRPr="0076467A">
        <w:rPr>
          <w:rFonts w:ascii="Times New Roman" w:hAnsi="Times New Roman" w:cs="Times New Roman"/>
          <w:sz w:val="28"/>
          <w:szCs w:val="28"/>
        </w:rPr>
        <w:t xml:space="preserve"> таблицы с </w:t>
      </w:r>
      <w:r w:rsidR="0096620A">
        <w:rPr>
          <w:rFonts w:ascii="Times New Roman" w:hAnsi="Times New Roman" w:cs="Times New Roman"/>
          <w:sz w:val="28"/>
          <w:szCs w:val="28"/>
        </w:rPr>
        <w:t>ингредиентами</w:t>
      </w:r>
    </w:p>
    <w:p w14:paraId="7032E0CF" w14:textId="2CB33A5D" w:rsidR="00770DEE" w:rsidRDefault="0096620A" w:rsidP="00770DEE">
      <w:pPr>
        <w:spacing w:before="280" w:after="280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96620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D2D46E" wp14:editId="64C10BE0">
            <wp:extent cx="4988057" cy="2595880"/>
            <wp:effectExtent l="0" t="0" r="3175" b="0"/>
            <wp:docPr id="182944052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4052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9122" cy="260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F5E9" w14:textId="6B818CCA" w:rsidR="00436D37" w:rsidRPr="000C30B7" w:rsidRDefault="00436D37" w:rsidP="000C30B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6467A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2.3.8 – Макет окна</w:t>
      </w:r>
      <w:r w:rsidRPr="0076467A">
        <w:rPr>
          <w:rFonts w:ascii="Times New Roman" w:hAnsi="Times New Roman" w:cs="Times New Roman"/>
          <w:sz w:val="28"/>
          <w:szCs w:val="28"/>
        </w:rPr>
        <w:t xml:space="preserve"> таблицы </w:t>
      </w:r>
      <w:r>
        <w:rPr>
          <w:rFonts w:ascii="Times New Roman" w:hAnsi="Times New Roman" w:cs="Times New Roman"/>
          <w:sz w:val="28"/>
          <w:szCs w:val="28"/>
        </w:rPr>
        <w:t>с выполненными заказами</w:t>
      </w:r>
    </w:p>
    <w:p w14:paraId="0517391D" w14:textId="37A4E894" w:rsidR="00770DEE" w:rsidRDefault="00436D37" w:rsidP="00436D37">
      <w:pPr>
        <w:spacing w:before="280" w:after="280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436D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7B4796" wp14:editId="7F725514">
            <wp:extent cx="4796790" cy="2366088"/>
            <wp:effectExtent l="0" t="0" r="3810" b="0"/>
            <wp:docPr id="411902850" name="Рисунок 1" descr="Изображение выглядит как текст, снимок экрана, линия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02850" name="Рисунок 1" descr="Изображение выглядит как текст, снимок экрана, линия, дизайн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6669" cy="237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822D" w14:textId="6403105A" w:rsidR="00436D37" w:rsidRPr="000C30B7" w:rsidRDefault="00436D37" w:rsidP="000C30B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6467A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2.3.8 – Макет окна</w:t>
      </w:r>
      <w:r w:rsidRPr="0076467A">
        <w:rPr>
          <w:rFonts w:ascii="Times New Roman" w:hAnsi="Times New Roman" w:cs="Times New Roman"/>
          <w:sz w:val="28"/>
          <w:szCs w:val="28"/>
        </w:rPr>
        <w:t xml:space="preserve"> таблицы </w:t>
      </w:r>
      <w:r>
        <w:rPr>
          <w:rFonts w:ascii="Times New Roman" w:hAnsi="Times New Roman" w:cs="Times New Roman"/>
          <w:sz w:val="28"/>
          <w:szCs w:val="28"/>
        </w:rPr>
        <w:t>с заказами</w:t>
      </w:r>
    </w:p>
    <w:p w14:paraId="5A2E3792" w14:textId="77777777" w:rsidR="00770DEE" w:rsidRPr="00366612" w:rsidRDefault="00770DEE" w:rsidP="00770DEE">
      <w:pPr>
        <w:pStyle w:val="1"/>
        <w:tabs>
          <w:tab w:val="left" w:pos="709"/>
        </w:tabs>
        <w:spacing w:after="280"/>
      </w:pPr>
      <w:bookmarkStart w:id="50" w:name="_Toc138892921"/>
      <w:bookmarkStart w:id="51" w:name="_Toc167632399"/>
      <w:bookmarkStart w:id="52" w:name="_Toc167632494"/>
      <w:bookmarkStart w:id="53" w:name="_Toc483006037"/>
      <w:bookmarkStart w:id="54" w:name="_Toc453540611"/>
      <w:bookmarkStart w:id="55" w:name="_Toc387793435"/>
      <w:bookmarkStart w:id="56" w:name="_Toc10463389"/>
      <w:bookmarkStart w:id="57" w:name="_Toc11327831"/>
      <w:bookmarkStart w:id="58" w:name="_Toc11327955"/>
      <w:bookmarkStart w:id="59" w:name="_Toc11328495"/>
      <w:bookmarkStart w:id="60" w:name="_Toc11328777"/>
      <w:bookmarkStart w:id="61" w:name="_Toc11329158"/>
      <w:bookmarkStart w:id="62" w:name="_Toc11329704"/>
      <w:bookmarkStart w:id="63" w:name="_Toc12217692"/>
      <w:bookmarkStart w:id="64" w:name="_Toc12218133"/>
      <w:bookmarkStart w:id="65" w:name="_Toc103610594"/>
      <w:r w:rsidRPr="00366612">
        <w:lastRenderedPageBreak/>
        <w:t>Описание реализации программного средства</w:t>
      </w:r>
      <w:bookmarkEnd w:id="50"/>
      <w:bookmarkEnd w:id="51"/>
      <w:bookmarkEnd w:id="52"/>
    </w:p>
    <w:p w14:paraId="3A16AF49" w14:textId="77777777" w:rsidR="00770DEE" w:rsidRPr="00721DA2" w:rsidRDefault="00770DEE" w:rsidP="005B3F4D">
      <w:pPr>
        <w:pStyle w:val="2"/>
        <w:tabs>
          <w:tab w:val="left" w:pos="709"/>
        </w:tabs>
      </w:pPr>
      <w:bookmarkStart w:id="66" w:name="_Toc138892922"/>
      <w:bookmarkStart w:id="67" w:name="_Toc167632400"/>
      <w:bookmarkStart w:id="68" w:name="_Toc167632495"/>
      <w:bookmarkStart w:id="69" w:name="_Toc483006039"/>
      <w:bookmarkStart w:id="70" w:name="_Toc453540613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r w:rsidRPr="00366612">
        <w:t>Инструменты разработки и применяемые технологии</w:t>
      </w:r>
      <w:bookmarkEnd w:id="66"/>
      <w:bookmarkEnd w:id="67"/>
      <w:bookmarkEnd w:id="68"/>
    </w:p>
    <w:p w14:paraId="134F55CB" w14:textId="77777777" w:rsidR="00770DEE" w:rsidRDefault="00770DEE" w:rsidP="00770D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анализа предметной области и рассмотренных функциональных возможностей приложения автор курсового проекта принял решение о выборе следующих инструментов разработки.</w:t>
      </w:r>
    </w:p>
    <w:p w14:paraId="659B1127" w14:textId="77777777" w:rsidR="00770DEE" w:rsidRDefault="00770DEE" w:rsidP="00770D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среды разработки использовать </w:t>
      </w:r>
      <w:r w:rsidRPr="00366612">
        <w:rPr>
          <w:rFonts w:ascii="Times New Roman" w:hAnsi="Times New Roman" w:cs="Times New Roman"/>
          <w:sz w:val="28"/>
          <w:szCs w:val="28"/>
        </w:rPr>
        <w:t>интегрированную среду разработки (IDE) Microsoft Visual Studio. Это позволит эффективно создавать, отлаживать и собирать приложение, а также использовать множество инструментов и функций, доступных в Visual Studio.</w:t>
      </w:r>
      <w:r w:rsidRPr="00DD1F6B">
        <w:rPr>
          <w:rFonts w:ascii="Times New Roman" w:hAnsi="Times New Roman" w:cs="Times New Roman"/>
          <w:sz w:val="28"/>
          <w:szCs w:val="28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EDFF28" w14:textId="77777777" w:rsidR="00770DEE" w:rsidRPr="00B92D42" w:rsidRDefault="00770DEE" w:rsidP="00770D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 среда разработки предоставляет возможность разрабатывать средства на таких языках как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92D42">
        <w:rPr>
          <w:rFonts w:ascii="Times New Roman" w:hAnsi="Times New Roman" w:cs="Times New Roman"/>
          <w:sz w:val="28"/>
          <w:szCs w:val="28"/>
        </w:rPr>
        <w:t xml:space="preserve">++,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92D42">
        <w:rPr>
          <w:rFonts w:ascii="Times New Roman" w:hAnsi="Times New Roman" w:cs="Times New Roman"/>
          <w:sz w:val="28"/>
          <w:szCs w:val="28"/>
        </w:rPr>
        <w:t xml:space="preserve">#,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92D42">
        <w:rPr>
          <w:rFonts w:ascii="Times New Roman" w:hAnsi="Times New Roman" w:cs="Times New Roman"/>
          <w:sz w:val="28"/>
          <w:szCs w:val="28"/>
        </w:rPr>
        <w:t xml:space="preserve">#,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B92D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92D42">
        <w:rPr>
          <w:rFonts w:ascii="Times New Roman" w:hAnsi="Times New Roman" w:cs="Times New Roman"/>
          <w:sz w:val="28"/>
          <w:szCs w:val="28"/>
        </w:rPr>
        <w:t>.</w:t>
      </w:r>
    </w:p>
    <w:p w14:paraId="2D6249EB" w14:textId="64D9FF30" w:rsidR="00770DEE" w:rsidRPr="000E24CD" w:rsidRDefault="00770DEE" w:rsidP="00770D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использует</w:t>
      </w:r>
      <w:r w:rsidRPr="00366612">
        <w:rPr>
          <w:rFonts w:ascii="Times New Roman" w:hAnsi="Times New Roman" w:cs="Times New Roman"/>
          <w:sz w:val="28"/>
          <w:szCs w:val="28"/>
        </w:rPr>
        <w:t xml:space="preserve"> язык программирования C#</w:t>
      </w:r>
      <w:r w:rsidRPr="007B25FB">
        <w:rPr>
          <w:rFonts w:ascii="Times New Roman" w:hAnsi="Times New Roman" w:cs="Times New Roman"/>
          <w:sz w:val="28"/>
          <w:szCs w:val="28"/>
        </w:rPr>
        <w:t xml:space="preserve"> </w:t>
      </w:r>
      <w:r w:rsidRPr="00366612"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r w:rsidR="000E095D">
        <w:rPr>
          <w:rFonts w:ascii="Times New Roman" w:hAnsi="Times New Roman" w:cs="Times New Roman"/>
          <w:sz w:val="28"/>
          <w:szCs w:val="28"/>
          <w:lang w:val="en-GB"/>
        </w:rPr>
        <w:t>WPF</w:t>
      </w:r>
      <w:r w:rsidRPr="00366612">
        <w:rPr>
          <w:rFonts w:ascii="Times New Roman" w:hAnsi="Times New Roman" w:cs="Times New Roman"/>
          <w:sz w:val="28"/>
          <w:szCs w:val="28"/>
        </w:rPr>
        <w:t xml:space="preserve"> для создан</w:t>
      </w:r>
      <w:r>
        <w:rPr>
          <w:rFonts w:ascii="Times New Roman" w:hAnsi="Times New Roman" w:cs="Times New Roman"/>
          <w:sz w:val="28"/>
          <w:szCs w:val="28"/>
        </w:rPr>
        <w:t>ия пользовательского интерфейса. Т</w:t>
      </w:r>
      <w:r w:rsidRPr="00366612">
        <w:rPr>
          <w:rFonts w:ascii="Times New Roman" w:hAnsi="Times New Roman" w:cs="Times New Roman"/>
          <w:sz w:val="28"/>
          <w:szCs w:val="28"/>
        </w:rPr>
        <w:t>акже</w:t>
      </w:r>
      <w:r>
        <w:rPr>
          <w:rFonts w:ascii="Times New Roman" w:hAnsi="Times New Roman" w:cs="Times New Roman"/>
          <w:sz w:val="28"/>
          <w:szCs w:val="28"/>
        </w:rPr>
        <w:t xml:space="preserve"> она использует</w:t>
      </w:r>
      <w:r w:rsidRPr="00366612">
        <w:rPr>
          <w:rFonts w:ascii="Times New Roman" w:hAnsi="Times New Roman" w:cs="Times New Roman"/>
          <w:sz w:val="28"/>
          <w:szCs w:val="28"/>
        </w:rPr>
        <w:t xml:space="preserve"> СУБД MSSQ</w:t>
      </w:r>
      <w:r w:rsidR="000E095D">
        <w:rPr>
          <w:rFonts w:ascii="Times New Roman" w:hAnsi="Times New Roman" w:cs="Times New Roman"/>
          <w:sz w:val="28"/>
          <w:szCs w:val="28"/>
          <w:lang w:val="en-GB"/>
        </w:rPr>
        <w:t>L</w:t>
      </w:r>
      <w:r w:rsidRPr="00366612">
        <w:rPr>
          <w:rFonts w:ascii="Times New Roman" w:hAnsi="Times New Roman" w:cs="Times New Roman"/>
          <w:sz w:val="28"/>
          <w:szCs w:val="28"/>
        </w:rPr>
        <w:t xml:space="preserve"> Server дл</w:t>
      </w:r>
      <w:r>
        <w:rPr>
          <w:rFonts w:ascii="Times New Roman" w:hAnsi="Times New Roman" w:cs="Times New Roman"/>
          <w:sz w:val="28"/>
          <w:szCs w:val="28"/>
        </w:rPr>
        <w:t>я хранения и управления данными.</w:t>
      </w:r>
      <w:r w:rsidRPr="00A449E0">
        <w:rPr>
          <w:rFonts w:ascii="Times New Roman" w:hAnsi="Times New Roman" w:cs="Times New Roman"/>
          <w:sz w:val="28"/>
          <w:szCs w:val="28"/>
        </w:rPr>
        <w:t xml:space="preserve"> [1], </w:t>
      </w:r>
      <w:r w:rsidRPr="007B25FB">
        <w:rPr>
          <w:rFonts w:ascii="Times New Roman" w:hAnsi="Times New Roman" w:cs="Times New Roman"/>
          <w:sz w:val="28"/>
          <w:szCs w:val="28"/>
        </w:rPr>
        <w:t>[8]</w:t>
      </w:r>
      <w:r w:rsidRPr="000E24CD">
        <w:rPr>
          <w:rFonts w:ascii="Times New Roman" w:hAnsi="Times New Roman" w:cs="Times New Roman"/>
          <w:sz w:val="28"/>
          <w:szCs w:val="28"/>
        </w:rPr>
        <w:t xml:space="preserve">, </w:t>
      </w:r>
      <w:r w:rsidRPr="007B25FB">
        <w:rPr>
          <w:rFonts w:ascii="Times New Roman" w:hAnsi="Times New Roman" w:cs="Times New Roman"/>
          <w:sz w:val="28"/>
          <w:szCs w:val="28"/>
        </w:rPr>
        <w:t>[6]</w:t>
      </w:r>
    </w:p>
    <w:p w14:paraId="2EBA928A" w14:textId="0F7D7C84" w:rsidR="00770DEE" w:rsidRPr="000E095D" w:rsidRDefault="00770DEE" w:rsidP="00770D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6612">
        <w:rPr>
          <w:rFonts w:ascii="Times New Roman" w:hAnsi="Times New Roman" w:cs="Times New Roman"/>
          <w:sz w:val="28"/>
          <w:szCs w:val="28"/>
        </w:rPr>
        <w:t xml:space="preserve">Одним из ключевых элементов разработки на C# является использование библиотеки .NET Framework, которая предоставляет широкий спектр функциональности для разработки приложений под Windows. Кроме того, для работы с данными в приложении вы можете использовать </w:t>
      </w:r>
      <w:r w:rsidR="000E095D">
        <w:rPr>
          <w:rFonts w:ascii="Times New Roman" w:hAnsi="Times New Roman" w:cs="Times New Roman"/>
          <w:sz w:val="28"/>
          <w:szCs w:val="28"/>
          <w:lang w:val="en-GB"/>
        </w:rPr>
        <w:t>ADO</w:t>
      </w:r>
      <w:r w:rsidR="000E095D" w:rsidRPr="000E095D">
        <w:rPr>
          <w:rFonts w:ascii="Times New Roman" w:hAnsi="Times New Roman" w:cs="Times New Roman"/>
          <w:sz w:val="28"/>
          <w:szCs w:val="28"/>
        </w:rPr>
        <w:t>.</w:t>
      </w:r>
      <w:r w:rsidR="000E095D">
        <w:rPr>
          <w:rFonts w:ascii="Times New Roman" w:hAnsi="Times New Roman" w:cs="Times New Roman"/>
          <w:sz w:val="28"/>
          <w:szCs w:val="28"/>
          <w:lang w:val="en-GB"/>
        </w:rPr>
        <w:t>NET</w:t>
      </w:r>
      <w:r w:rsidRPr="00366612">
        <w:rPr>
          <w:rFonts w:ascii="Times New Roman" w:hAnsi="Times New Roman" w:cs="Times New Roman"/>
          <w:sz w:val="28"/>
          <w:szCs w:val="28"/>
        </w:rPr>
        <w:t>, что позволит вам удобно взаимодействовать с базой данных MSSQL Server</w:t>
      </w:r>
      <w:r w:rsidR="000E095D" w:rsidRPr="000E095D">
        <w:rPr>
          <w:rFonts w:ascii="Times New Roman" w:hAnsi="Times New Roman" w:cs="Times New Roman"/>
          <w:sz w:val="28"/>
          <w:szCs w:val="28"/>
        </w:rPr>
        <w:t>.</w:t>
      </w:r>
    </w:p>
    <w:p w14:paraId="46948DA0" w14:textId="77777777" w:rsidR="00770DEE" w:rsidRPr="00366612" w:rsidRDefault="00770DEE" w:rsidP="00770D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6612">
        <w:rPr>
          <w:rFonts w:ascii="Times New Roman" w:hAnsi="Times New Roman" w:cs="Times New Roman"/>
          <w:sz w:val="28"/>
          <w:szCs w:val="28"/>
        </w:rPr>
        <w:t>Примеры приложений, которые можно разработать с использованием данных технологий, включают учетные системы, системы управления заказами, приложения для управления складом и другие десктопные приложения, требующие работы с данными.</w:t>
      </w:r>
    </w:p>
    <w:p w14:paraId="4C0A16A1" w14:textId="77777777" w:rsidR="00770DEE" w:rsidRPr="00366612" w:rsidRDefault="00770DEE" w:rsidP="00770D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6612">
        <w:rPr>
          <w:rFonts w:ascii="Times New Roman" w:hAnsi="Times New Roman" w:cs="Times New Roman"/>
          <w:sz w:val="28"/>
          <w:szCs w:val="28"/>
        </w:rPr>
        <w:t>В проектируемом программном обеспечении данные технологии могут использоваться следующим образом:</w:t>
      </w:r>
    </w:p>
    <w:p w14:paraId="3A1300B8" w14:textId="293ACD77" w:rsidR="00770DEE" w:rsidRPr="001F0356" w:rsidRDefault="00770DEE" w:rsidP="00770DEE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1F0356">
        <w:rPr>
          <w:rFonts w:ascii="Times New Roman" w:hAnsi="Times New Roman" w:cs="Times New Roman"/>
          <w:sz w:val="28"/>
          <w:szCs w:val="28"/>
        </w:rPr>
        <w:t xml:space="preserve">спользование </w:t>
      </w:r>
      <w:r w:rsidR="007D5560">
        <w:rPr>
          <w:rFonts w:ascii="Times New Roman" w:hAnsi="Times New Roman" w:cs="Times New Roman"/>
          <w:sz w:val="28"/>
          <w:szCs w:val="28"/>
          <w:lang w:val="en-GB"/>
        </w:rPr>
        <w:t>WPF</w:t>
      </w:r>
      <w:r w:rsidRPr="001F0356">
        <w:rPr>
          <w:rFonts w:ascii="Times New Roman" w:hAnsi="Times New Roman" w:cs="Times New Roman"/>
          <w:sz w:val="28"/>
          <w:szCs w:val="28"/>
        </w:rPr>
        <w:t xml:space="preserve"> для создания интуитивно понятного и простого в использован</w:t>
      </w:r>
      <w:r>
        <w:rPr>
          <w:rFonts w:ascii="Times New Roman" w:hAnsi="Times New Roman" w:cs="Times New Roman"/>
          <w:sz w:val="28"/>
          <w:szCs w:val="28"/>
        </w:rPr>
        <w:t>ии пользовательского интерфейса</w:t>
      </w:r>
      <w:r w:rsidRPr="001F0356">
        <w:rPr>
          <w:rFonts w:ascii="Times New Roman" w:hAnsi="Times New Roman" w:cs="Times New Roman"/>
          <w:sz w:val="28"/>
          <w:szCs w:val="28"/>
        </w:rPr>
        <w:t>;</w:t>
      </w:r>
    </w:p>
    <w:p w14:paraId="060F71B5" w14:textId="3E5202D0" w:rsidR="00770DEE" w:rsidRPr="001F0356" w:rsidRDefault="00770DEE" w:rsidP="00770DEE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1F0356">
        <w:rPr>
          <w:rFonts w:ascii="Times New Roman" w:hAnsi="Times New Roman" w:cs="Times New Roman"/>
          <w:sz w:val="28"/>
          <w:szCs w:val="28"/>
        </w:rPr>
        <w:t>спользование</w:t>
      </w:r>
      <w:r w:rsidR="007D5560" w:rsidRPr="007D5560">
        <w:rPr>
          <w:rFonts w:ascii="Times New Roman" w:hAnsi="Times New Roman" w:cs="Times New Roman"/>
          <w:sz w:val="28"/>
          <w:szCs w:val="28"/>
        </w:rPr>
        <w:t xml:space="preserve"> </w:t>
      </w:r>
      <w:r w:rsidR="007D5560">
        <w:rPr>
          <w:rFonts w:ascii="Times New Roman" w:hAnsi="Times New Roman" w:cs="Times New Roman"/>
          <w:sz w:val="28"/>
          <w:szCs w:val="28"/>
          <w:lang w:val="en-GB"/>
        </w:rPr>
        <w:t>MSSQL</w:t>
      </w:r>
      <w:r w:rsidR="007D5560" w:rsidRPr="007D5560">
        <w:rPr>
          <w:rFonts w:ascii="Times New Roman" w:hAnsi="Times New Roman" w:cs="Times New Roman"/>
          <w:sz w:val="28"/>
          <w:szCs w:val="28"/>
        </w:rPr>
        <w:t xml:space="preserve"> </w:t>
      </w:r>
      <w:r w:rsidR="007D5560">
        <w:rPr>
          <w:rFonts w:ascii="Times New Roman" w:hAnsi="Times New Roman" w:cs="Times New Roman"/>
          <w:sz w:val="28"/>
          <w:szCs w:val="28"/>
          <w:lang w:val="en-GB"/>
        </w:rPr>
        <w:t>Server</w:t>
      </w:r>
      <w:r w:rsidRPr="001F0356">
        <w:rPr>
          <w:rFonts w:ascii="Times New Roman" w:hAnsi="Times New Roman" w:cs="Times New Roman"/>
          <w:sz w:val="28"/>
          <w:szCs w:val="28"/>
        </w:rPr>
        <w:t xml:space="preserve"> для хранения и управления данными, такими как информация о пользовате</w:t>
      </w:r>
      <w:r>
        <w:rPr>
          <w:rFonts w:ascii="Times New Roman" w:hAnsi="Times New Roman" w:cs="Times New Roman"/>
          <w:sz w:val="28"/>
          <w:szCs w:val="28"/>
        </w:rPr>
        <w:t>лях, заказах, транзакциях и т.д.</w:t>
      </w:r>
      <w:r w:rsidRPr="001F0356">
        <w:rPr>
          <w:rFonts w:ascii="Times New Roman" w:hAnsi="Times New Roman" w:cs="Times New Roman"/>
          <w:sz w:val="28"/>
          <w:szCs w:val="28"/>
        </w:rPr>
        <w:t>;</w:t>
      </w:r>
      <w:r w:rsidRPr="00DD1F6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2CCBF3" w14:textId="3A513D9B" w:rsidR="00770DEE" w:rsidRDefault="00770DEE" w:rsidP="00770DEE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1F0356">
        <w:rPr>
          <w:rFonts w:ascii="Times New Roman" w:hAnsi="Times New Roman" w:cs="Times New Roman"/>
          <w:sz w:val="28"/>
          <w:szCs w:val="28"/>
        </w:rPr>
        <w:t xml:space="preserve">спользование </w:t>
      </w:r>
      <w:r w:rsidR="007D5560">
        <w:rPr>
          <w:rFonts w:ascii="Times New Roman" w:hAnsi="Times New Roman" w:cs="Times New Roman"/>
          <w:sz w:val="28"/>
          <w:szCs w:val="28"/>
          <w:lang w:val="en-GB"/>
        </w:rPr>
        <w:t>ADO</w:t>
      </w:r>
      <w:r w:rsidR="007D5560" w:rsidRPr="007D5560">
        <w:rPr>
          <w:rFonts w:ascii="Times New Roman" w:hAnsi="Times New Roman" w:cs="Times New Roman"/>
          <w:sz w:val="28"/>
          <w:szCs w:val="28"/>
        </w:rPr>
        <w:t>.</w:t>
      </w:r>
      <w:r w:rsidR="007D5560">
        <w:rPr>
          <w:rFonts w:ascii="Times New Roman" w:hAnsi="Times New Roman" w:cs="Times New Roman"/>
          <w:sz w:val="28"/>
          <w:szCs w:val="28"/>
          <w:lang w:val="en-GB"/>
        </w:rPr>
        <w:t>NET</w:t>
      </w:r>
      <w:r w:rsidRPr="001F0356">
        <w:rPr>
          <w:rFonts w:ascii="Times New Roman" w:hAnsi="Times New Roman" w:cs="Times New Roman"/>
          <w:sz w:val="28"/>
          <w:szCs w:val="28"/>
        </w:rPr>
        <w:t xml:space="preserve"> для удобной работы с данными и обеспечен</w:t>
      </w:r>
      <w:r>
        <w:rPr>
          <w:rFonts w:ascii="Times New Roman" w:hAnsi="Times New Roman" w:cs="Times New Roman"/>
          <w:sz w:val="28"/>
          <w:szCs w:val="28"/>
        </w:rPr>
        <w:t>ия совместимости с базой данных</w:t>
      </w:r>
      <w:r w:rsidRPr="00DD1F6B">
        <w:rPr>
          <w:rFonts w:ascii="Times New Roman" w:hAnsi="Times New Roman" w:cs="Times New Roman"/>
          <w:sz w:val="28"/>
          <w:szCs w:val="28"/>
        </w:rPr>
        <w:t>; [3]</w:t>
      </w:r>
    </w:p>
    <w:p w14:paraId="591ED04A" w14:textId="534321F1" w:rsidR="00770DEE" w:rsidRPr="001C4A49" w:rsidRDefault="007D5560" w:rsidP="00770D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WPF</w:t>
      </w:r>
      <w:r w:rsidR="00770DEE" w:rsidRPr="001C4A49">
        <w:rPr>
          <w:rFonts w:ascii="Times New Roman" w:hAnsi="Times New Roman" w:cs="Times New Roman"/>
          <w:sz w:val="28"/>
          <w:szCs w:val="28"/>
        </w:rPr>
        <w:t xml:space="preserve"> (Windows </w:t>
      </w:r>
      <w:r>
        <w:rPr>
          <w:rFonts w:ascii="Times New Roman" w:hAnsi="Times New Roman" w:cs="Times New Roman"/>
          <w:sz w:val="28"/>
          <w:szCs w:val="28"/>
          <w:lang w:val="en-GB"/>
        </w:rPr>
        <w:t>Presentation</w:t>
      </w:r>
      <w:r w:rsidRPr="007D55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Forms</w:t>
      </w:r>
      <w:r w:rsidR="00770DEE" w:rsidRPr="001C4A49">
        <w:rPr>
          <w:rFonts w:ascii="Times New Roman" w:hAnsi="Times New Roman" w:cs="Times New Roman"/>
          <w:sz w:val="28"/>
          <w:szCs w:val="28"/>
        </w:rPr>
        <w:t>) обеспечивает создание интуитивно понятных и простых пользовательских интерфейсов для приложений Windows. Этот инструмент позволяет разработчикам быстро и легко создавать приложения, используя элементы управления, такие как кнопки, текстовые поля и таблицы, что делает его идеальным для бизнес-приложений.</w:t>
      </w:r>
    </w:p>
    <w:p w14:paraId="0E2999C0" w14:textId="69869DAD" w:rsidR="00770DEE" w:rsidRPr="001C4A49" w:rsidRDefault="007D5560" w:rsidP="00770D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MSSQL</w:t>
      </w:r>
      <w:r w:rsidRPr="007D55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Server</w:t>
      </w:r>
      <w:r w:rsidR="00770DEE" w:rsidRPr="001C4A49">
        <w:rPr>
          <w:rFonts w:ascii="Times New Roman" w:hAnsi="Times New Roman" w:cs="Times New Roman"/>
          <w:sz w:val="28"/>
          <w:szCs w:val="28"/>
        </w:rPr>
        <w:t xml:space="preserve"> </w:t>
      </w:r>
      <w:r w:rsidR="00770DEE">
        <w:rPr>
          <w:rFonts w:ascii="Times New Roman" w:hAnsi="Times New Roman" w:cs="Times New Roman"/>
          <w:sz w:val="28"/>
          <w:szCs w:val="28"/>
        </w:rPr>
        <w:t>–</w:t>
      </w:r>
      <w:r w:rsidR="00770DEE" w:rsidRPr="001C4A49">
        <w:rPr>
          <w:rFonts w:ascii="Times New Roman" w:hAnsi="Times New Roman" w:cs="Times New Roman"/>
          <w:sz w:val="28"/>
          <w:szCs w:val="28"/>
        </w:rPr>
        <w:t xml:space="preserve"> мощная система управления базами данных от Microsoft, используется для хранения и управления данными, такими как информация о пользователях, заказах и транзакциях. Она обеспечивает высокую производительность, безопасность и надежность данных, а также предлагает инструменты для администрирования и резервного копирования.</w:t>
      </w:r>
    </w:p>
    <w:p w14:paraId="1B98EB04" w14:textId="526672EA" w:rsidR="00770DEE" w:rsidRPr="004471B1" w:rsidRDefault="004471B1" w:rsidP="00770D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71B1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lastRenderedPageBreak/>
        <w:t>ADO.NET</w:t>
      </w:r>
      <w:r w:rsidRPr="004471B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(ActiveX Data Object для .NET) — технология, предоставляющая доступ к </w:t>
      </w:r>
      <w:r w:rsidRPr="004471B1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данным</w:t>
      </w:r>
      <w:r w:rsidRPr="004471B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и управление ими, хранящимися в базе данных или других источниках (</w:t>
      </w:r>
      <w:r w:rsidRPr="004471B1">
        <w:rPr>
          <w:rFonts w:ascii="Times New Roman" w:hAnsi="Times New Roman" w:cs="Times New Roman"/>
          <w:sz w:val="28"/>
          <w:szCs w:val="28"/>
          <w:shd w:val="clear" w:color="auto" w:fill="FFFFFF"/>
        </w:rPr>
        <w:t>Microsoft SQL Server</w:t>
      </w:r>
      <w:r w:rsidRPr="004471B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 </w:t>
      </w:r>
      <w:r w:rsidRPr="004471B1">
        <w:rPr>
          <w:rFonts w:ascii="Times New Roman" w:hAnsi="Times New Roman" w:cs="Times New Roman"/>
          <w:sz w:val="28"/>
          <w:szCs w:val="28"/>
          <w:shd w:val="clear" w:color="auto" w:fill="FFFFFF"/>
        </w:rPr>
        <w:t>Microsoft Access</w:t>
      </w:r>
      <w:r w:rsidRPr="004471B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 </w:t>
      </w:r>
      <w:r w:rsidRPr="004471B1">
        <w:rPr>
          <w:rFonts w:ascii="Times New Roman" w:hAnsi="Times New Roman" w:cs="Times New Roman"/>
          <w:sz w:val="28"/>
          <w:szCs w:val="28"/>
          <w:shd w:val="clear" w:color="auto" w:fill="FFFFFF"/>
        </w:rPr>
        <w:t>Microsoft Excel</w:t>
      </w:r>
      <w:r w:rsidRPr="004471B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 </w:t>
      </w:r>
      <w:r w:rsidRPr="004471B1">
        <w:rPr>
          <w:rFonts w:ascii="Times New Roman" w:hAnsi="Times New Roman" w:cs="Times New Roman"/>
          <w:sz w:val="28"/>
          <w:szCs w:val="28"/>
          <w:shd w:val="clear" w:color="auto" w:fill="FFFFFF"/>
        </w:rPr>
        <w:t>Microsoft Outlook</w:t>
      </w:r>
      <w:r w:rsidRPr="004471B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 </w:t>
      </w:r>
      <w:r w:rsidRPr="004471B1">
        <w:rPr>
          <w:rFonts w:ascii="Times New Roman" w:hAnsi="Times New Roman" w:cs="Times New Roman"/>
          <w:sz w:val="28"/>
          <w:szCs w:val="28"/>
          <w:shd w:val="clear" w:color="auto" w:fill="FFFFFF"/>
        </w:rPr>
        <w:t>Microsoft Exchange</w:t>
      </w:r>
      <w:r w:rsidRPr="004471B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 </w:t>
      </w:r>
      <w:r w:rsidRPr="004471B1">
        <w:rPr>
          <w:rFonts w:ascii="Times New Roman" w:hAnsi="Times New Roman" w:cs="Times New Roman"/>
          <w:sz w:val="28"/>
          <w:szCs w:val="28"/>
          <w:shd w:val="clear" w:color="auto" w:fill="FFFFFF"/>
        </w:rPr>
        <w:t>Oracle</w:t>
      </w:r>
      <w:r w:rsidRPr="004471B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 </w:t>
      </w:r>
      <w:r w:rsidRPr="004471B1">
        <w:rPr>
          <w:rFonts w:ascii="Times New Roman" w:hAnsi="Times New Roman" w:cs="Times New Roman"/>
          <w:sz w:val="28"/>
          <w:szCs w:val="28"/>
          <w:shd w:val="clear" w:color="auto" w:fill="FFFFFF"/>
        </w:rPr>
        <w:t>OLE DB</w:t>
      </w:r>
      <w:r w:rsidRPr="004471B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 </w:t>
      </w:r>
      <w:r w:rsidRPr="004471B1">
        <w:rPr>
          <w:rFonts w:ascii="Times New Roman" w:hAnsi="Times New Roman" w:cs="Times New Roman"/>
          <w:sz w:val="28"/>
          <w:szCs w:val="28"/>
          <w:shd w:val="clear" w:color="auto" w:fill="FFFFFF"/>
        </w:rPr>
        <w:t>ODBC</w:t>
      </w:r>
      <w:r w:rsidRPr="004471B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 </w:t>
      </w:r>
      <w:r w:rsidRPr="004471B1">
        <w:rPr>
          <w:rFonts w:ascii="Times New Roman" w:hAnsi="Times New Roman" w:cs="Times New Roman"/>
          <w:sz w:val="28"/>
          <w:szCs w:val="28"/>
          <w:shd w:val="clear" w:color="auto" w:fill="FFFFFF"/>
        </w:rPr>
        <w:t>XML</w:t>
      </w:r>
      <w:r w:rsidRPr="004471B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текстовые файлы), основанных на платформе </w:t>
      </w:r>
      <w:r w:rsidRPr="004471B1">
        <w:rPr>
          <w:rFonts w:ascii="Times New Roman" w:hAnsi="Times New Roman" w:cs="Times New Roman"/>
          <w:sz w:val="28"/>
          <w:szCs w:val="28"/>
          <w:shd w:val="clear" w:color="auto" w:fill="FFFFFF"/>
        </w:rPr>
        <w:t>.NET Framework</w:t>
      </w:r>
      <w:r w:rsidRPr="004471B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и входящая в состав </w:t>
      </w:r>
      <w:r w:rsidRPr="004471B1">
        <w:rPr>
          <w:rFonts w:ascii="Times New Roman" w:hAnsi="Times New Roman" w:cs="Times New Roman"/>
          <w:sz w:val="28"/>
          <w:szCs w:val="28"/>
          <w:shd w:val="clear" w:color="auto" w:fill="FFFFFF"/>
        </w:rPr>
        <w:t>.NET Framework 2.0</w:t>
      </w:r>
      <w:r w:rsidRPr="004471B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представляет собой набор библиотек.</w:t>
      </w:r>
    </w:p>
    <w:p w14:paraId="547CB1D9" w14:textId="77777777" w:rsidR="00770DEE" w:rsidRDefault="00770DEE" w:rsidP="005B3F4D">
      <w:pPr>
        <w:pStyle w:val="2"/>
      </w:pPr>
      <w:bookmarkStart w:id="71" w:name="_Toc167632401"/>
      <w:bookmarkStart w:id="72" w:name="_Toc167632496"/>
      <w:r>
        <w:t xml:space="preserve">Порядок </w:t>
      </w:r>
      <w:r w:rsidRPr="005B3F4D">
        <w:t>авторизации</w:t>
      </w:r>
      <w:r>
        <w:t xml:space="preserve"> пользователей</w:t>
      </w:r>
      <w:bookmarkEnd w:id="71"/>
      <w:bookmarkEnd w:id="72"/>
    </w:p>
    <w:p w14:paraId="4EBFB0EA" w14:textId="5EA90BEC" w:rsidR="00770DEE" w:rsidRDefault="00770DEE" w:rsidP="004471B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7FFB">
        <w:rPr>
          <w:rFonts w:ascii="Times New Roman" w:hAnsi="Times New Roman" w:cs="Times New Roman"/>
          <w:sz w:val="28"/>
          <w:szCs w:val="28"/>
          <w:lang w:eastAsia="be-BY"/>
        </w:rPr>
        <w:t xml:space="preserve">В разрабатываемом программном средстве предусмотрено разделение ролей на </w:t>
      </w:r>
      <w:r>
        <w:rPr>
          <w:rFonts w:ascii="Times New Roman" w:hAnsi="Times New Roman" w:cs="Times New Roman"/>
          <w:sz w:val="28"/>
          <w:szCs w:val="28"/>
          <w:lang w:eastAsia="be-BY"/>
        </w:rPr>
        <w:t>а</w:t>
      </w:r>
      <w:r w:rsidRPr="000A7FFB">
        <w:rPr>
          <w:rFonts w:ascii="Times New Roman" w:hAnsi="Times New Roman" w:cs="Times New Roman"/>
          <w:sz w:val="28"/>
          <w:szCs w:val="28"/>
          <w:lang w:eastAsia="be-BY"/>
        </w:rPr>
        <w:t>дминистратора</w:t>
      </w:r>
      <w:r w:rsidR="00B5512F" w:rsidRPr="00B5512F">
        <w:rPr>
          <w:rFonts w:ascii="Times New Roman" w:hAnsi="Times New Roman" w:cs="Times New Roman"/>
          <w:sz w:val="28"/>
          <w:szCs w:val="28"/>
          <w:lang w:eastAsia="be-BY"/>
        </w:rPr>
        <w:t xml:space="preserve">, </w:t>
      </w:r>
      <w:r w:rsidR="004471B1">
        <w:rPr>
          <w:rFonts w:ascii="Times New Roman" w:hAnsi="Times New Roman" w:cs="Times New Roman"/>
          <w:sz w:val="28"/>
          <w:szCs w:val="28"/>
          <w:lang w:eastAsia="be-BY"/>
        </w:rPr>
        <w:t>повара</w:t>
      </w:r>
      <w:r w:rsidR="00B5512F">
        <w:rPr>
          <w:rFonts w:ascii="Times New Roman" w:hAnsi="Times New Roman" w:cs="Times New Roman"/>
          <w:sz w:val="28"/>
          <w:szCs w:val="28"/>
          <w:lang w:eastAsia="be-BY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be-BY"/>
        </w:rPr>
        <w:t xml:space="preserve">и </w:t>
      </w:r>
      <w:r w:rsidR="004471B1">
        <w:rPr>
          <w:rFonts w:ascii="Times New Roman" w:hAnsi="Times New Roman" w:cs="Times New Roman"/>
          <w:sz w:val="28"/>
          <w:szCs w:val="28"/>
        </w:rPr>
        <w:t>курьера</w:t>
      </w:r>
      <w:r w:rsidRPr="000A7FFB">
        <w:rPr>
          <w:rFonts w:ascii="Times New Roman" w:hAnsi="Times New Roman" w:cs="Times New Roman"/>
          <w:sz w:val="28"/>
          <w:szCs w:val="28"/>
          <w:lang w:eastAsia="be-BY"/>
        </w:rPr>
        <w:t xml:space="preserve">. </w:t>
      </w:r>
      <w:r w:rsidR="004471B1">
        <w:rPr>
          <w:rFonts w:ascii="Times New Roman" w:hAnsi="Times New Roman" w:cs="Times New Roman"/>
          <w:sz w:val="28"/>
          <w:szCs w:val="28"/>
        </w:rPr>
        <w:t>Повар</w:t>
      </w:r>
      <w:r w:rsidRPr="000A7FFB">
        <w:rPr>
          <w:rFonts w:ascii="Times New Roman" w:hAnsi="Times New Roman" w:cs="Times New Roman"/>
          <w:sz w:val="28"/>
          <w:szCs w:val="28"/>
        </w:rPr>
        <w:t xml:space="preserve"> – это</w:t>
      </w:r>
      <w:r w:rsidR="004471B1">
        <w:rPr>
          <w:rFonts w:ascii="Times New Roman" w:hAnsi="Times New Roman" w:cs="Times New Roman"/>
          <w:sz w:val="28"/>
          <w:szCs w:val="28"/>
        </w:rPr>
        <w:t xml:space="preserve"> сотрудник, который принимает заказ; после приготовления, заказ передается курьеру. Курьер </w:t>
      </w:r>
      <w:r w:rsidR="004471B1">
        <w:rPr>
          <w:rFonts w:ascii="Times New Roman" w:hAnsi="Times New Roman" w:cs="Times New Roman"/>
          <w:sz w:val="28"/>
          <w:szCs w:val="28"/>
        </w:rPr>
        <w:softHyphen/>
        <w:t xml:space="preserve">– это сотрудник, который принимает готовый заказ с кухни для доставки клиенту. </w:t>
      </w:r>
      <w:r w:rsidRPr="000A7FFB">
        <w:rPr>
          <w:rFonts w:ascii="Times New Roman" w:hAnsi="Times New Roman" w:cs="Times New Roman"/>
          <w:sz w:val="28"/>
          <w:szCs w:val="28"/>
        </w:rPr>
        <w:t xml:space="preserve">Администратор – это сотрудник </w:t>
      </w:r>
      <w:r w:rsidR="00B5512F">
        <w:rPr>
          <w:rFonts w:ascii="Times New Roman" w:hAnsi="Times New Roman" w:cs="Times New Roman"/>
          <w:sz w:val="28"/>
          <w:szCs w:val="28"/>
        </w:rPr>
        <w:t>сервиса</w:t>
      </w:r>
      <w:r w:rsidRPr="000A7FFB">
        <w:rPr>
          <w:rFonts w:ascii="Times New Roman" w:hAnsi="Times New Roman" w:cs="Times New Roman"/>
          <w:sz w:val="28"/>
          <w:szCs w:val="28"/>
        </w:rPr>
        <w:t xml:space="preserve">, который занимается наблюдением за активностью </w:t>
      </w:r>
      <w:r w:rsidR="004471B1">
        <w:rPr>
          <w:rFonts w:ascii="Times New Roman" w:hAnsi="Times New Roman" w:cs="Times New Roman"/>
          <w:sz w:val="28"/>
          <w:szCs w:val="28"/>
        </w:rPr>
        <w:t>сотрудников.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F2EE1B" w14:textId="54FCF917" w:rsidR="00770DEE" w:rsidRDefault="00770DEE" w:rsidP="00770D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Авторизованному </w:t>
      </w:r>
      <w:r w:rsidR="004471B1">
        <w:rPr>
          <w:rFonts w:ascii="Times New Roman" w:hAnsi="Times New Roman" w:cs="Times New Roman"/>
          <w:sz w:val="28"/>
          <w:szCs w:val="28"/>
        </w:rPr>
        <w:t>повару доступен тот же функционал по приготовлению заказа, что и курьеру, с той лишь разницей что он помечает заказы доставленными, после чего они не будут отображаться в таблице текущих.</w:t>
      </w:r>
    </w:p>
    <w:p w14:paraId="44A54744" w14:textId="11128C16" w:rsidR="00770DEE" w:rsidRDefault="00770DEE" w:rsidP="00770D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Администратору будет доступен функционал</w:t>
      </w:r>
      <w:r w:rsidR="004471B1">
        <w:rPr>
          <w:rFonts w:ascii="Times New Roman" w:hAnsi="Times New Roman" w:cs="Times New Roman"/>
          <w:sz w:val="28"/>
          <w:szCs w:val="28"/>
        </w:rPr>
        <w:t xml:space="preserve"> добавления новых сотрудников, удаление текущих сотрудников, просмотр информации о них</w:t>
      </w:r>
      <w:r w:rsidR="00E01EA8" w:rsidRPr="00E01EA8">
        <w:rPr>
          <w:rFonts w:ascii="Times New Roman" w:hAnsi="Times New Roman" w:cs="Times New Roman"/>
          <w:sz w:val="28"/>
          <w:szCs w:val="28"/>
        </w:rPr>
        <w:t xml:space="preserve">, </w:t>
      </w:r>
      <w:r w:rsidR="00E01EA8">
        <w:rPr>
          <w:rFonts w:ascii="Times New Roman" w:hAnsi="Times New Roman" w:cs="Times New Roman"/>
          <w:sz w:val="28"/>
          <w:szCs w:val="28"/>
        </w:rPr>
        <w:t>добавление заказов, просмотр текущих заказов, просмотр склада, просмотр выполненных заказов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ABE428" w14:textId="36409ECE" w:rsidR="00770DEE" w:rsidRDefault="00770DEE" w:rsidP="00770D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 в систему осуществляется путем ввода </w:t>
      </w:r>
      <w:r w:rsidR="00E01EA8">
        <w:rPr>
          <w:rFonts w:ascii="Times New Roman" w:hAnsi="Times New Roman" w:cs="Times New Roman"/>
          <w:sz w:val="28"/>
          <w:szCs w:val="28"/>
        </w:rPr>
        <w:t>логина,</w:t>
      </w:r>
      <w:r>
        <w:rPr>
          <w:rFonts w:ascii="Times New Roman" w:hAnsi="Times New Roman" w:cs="Times New Roman"/>
          <w:sz w:val="28"/>
          <w:szCs w:val="28"/>
        </w:rPr>
        <w:t xml:space="preserve"> пароля</w:t>
      </w:r>
      <w:r w:rsidR="00E01EA8">
        <w:rPr>
          <w:rFonts w:ascii="Times New Roman" w:hAnsi="Times New Roman" w:cs="Times New Roman"/>
          <w:sz w:val="28"/>
          <w:szCs w:val="28"/>
        </w:rPr>
        <w:t xml:space="preserve"> и выбора окна,</w:t>
      </w:r>
      <w:r>
        <w:rPr>
          <w:rFonts w:ascii="Times New Roman" w:hAnsi="Times New Roman" w:cs="Times New Roman"/>
          <w:sz w:val="28"/>
          <w:szCs w:val="28"/>
        </w:rPr>
        <w:t xml:space="preserve"> в случае если введенный </w:t>
      </w:r>
      <w:r w:rsidR="00B5512F">
        <w:rPr>
          <w:rFonts w:ascii="Times New Roman" w:hAnsi="Times New Roman" w:cs="Times New Roman"/>
          <w:sz w:val="28"/>
          <w:szCs w:val="28"/>
        </w:rPr>
        <w:t>телефон</w:t>
      </w:r>
      <w:r>
        <w:rPr>
          <w:rFonts w:ascii="Times New Roman" w:hAnsi="Times New Roman" w:cs="Times New Roman"/>
          <w:sz w:val="28"/>
          <w:szCs w:val="28"/>
        </w:rPr>
        <w:t xml:space="preserve"> существует и пароль совпадает, пользователь получает доступ к функционалу приложения. Возможность самостоятельной регистрации отсутствует. Все новые пользователи добавляются через аккаунт администратора.</w:t>
      </w:r>
    </w:p>
    <w:p w14:paraId="6B15F96A" w14:textId="3571C050" w:rsidR="00434E56" w:rsidRPr="005B3F4D" w:rsidRDefault="00770DEE" w:rsidP="005B3F4D">
      <w:pPr>
        <w:pStyle w:val="2"/>
      </w:pPr>
      <w:bookmarkStart w:id="73" w:name="_Toc167632402"/>
      <w:bookmarkStart w:id="74" w:name="_Toc167632497"/>
      <w:r w:rsidRPr="005B3F4D">
        <w:t>Организация</w:t>
      </w:r>
      <w:r w:rsidRPr="00901A99">
        <w:t xml:space="preserve"> данных</w:t>
      </w:r>
      <w:bookmarkEnd w:id="73"/>
      <w:bookmarkEnd w:id="74"/>
    </w:p>
    <w:p w14:paraId="3E679744" w14:textId="649726FB" w:rsidR="00434E56" w:rsidRPr="005B3F4D" w:rsidRDefault="00434E56" w:rsidP="000C30B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693F">
        <w:rPr>
          <w:rFonts w:ascii="Times New Roman" w:hAnsi="Times New Roman" w:cs="Times New Roman"/>
          <w:sz w:val="28"/>
          <w:szCs w:val="28"/>
        </w:rPr>
        <w:t>Организация данных подразумевает создание модели данных, главными элементами которой являются сущности и их связи.</w:t>
      </w:r>
    </w:p>
    <w:p w14:paraId="043CD231" w14:textId="15BF66AB" w:rsidR="00434E56" w:rsidRPr="000C30B7" w:rsidRDefault="00434E56" w:rsidP="000C30B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5693F">
        <w:rPr>
          <w:rFonts w:ascii="Times New Roman" w:hAnsi="Times New Roman" w:cs="Times New Roman"/>
          <w:sz w:val="28"/>
          <w:szCs w:val="28"/>
        </w:rPr>
        <w:t>Реляционная модель основана на математическом понятии отношения, представлением которого является таблица. В реляционной модели отношения используются для хранения информации об объектах, представленных в базе данных. Отношение имеет вид двухмерной таблицы, в которой строки соответствуют записям, а столбцы атрибутам. Каждая запись должна однозначно характеризоваться в таблице. Для этого используют первичные и вторичные ключи. Достоинством реляционной модели является простота и удобство физической реализации.</w:t>
      </w:r>
    </w:p>
    <w:p w14:paraId="3BBEA44C" w14:textId="6AD26EC8" w:rsidR="00434E56" w:rsidRPr="000C30B7" w:rsidRDefault="00434E56" w:rsidP="000C30B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5693F">
        <w:rPr>
          <w:rFonts w:ascii="Times New Roman" w:hAnsi="Times New Roman" w:cs="Times New Roman"/>
          <w:sz w:val="28"/>
          <w:szCs w:val="28"/>
        </w:rPr>
        <w:t xml:space="preserve">Реляционная модель базы данных подразумевает нормализацию всех таблиц данных. Нормализация – это формальный метод анализа отношений на основе их первичного ключа и функциональных зависимостей, существующих </w:t>
      </w:r>
      <w:r w:rsidRPr="0045693F">
        <w:rPr>
          <w:rFonts w:ascii="Times New Roman" w:hAnsi="Times New Roman" w:cs="Times New Roman"/>
          <w:sz w:val="28"/>
          <w:szCs w:val="28"/>
        </w:rPr>
        <w:lastRenderedPageBreak/>
        <w:t>между их атрибутами. Структура базы данных разрабатываемого программного средства включает пять таблиц.</w:t>
      </w:r>
    </w:p>
    <w:p w14:paraId="1BB1B9D9" w14:textId="2129E0B2" w:rsidR="00434E56" w:rsidRPr="0045693F" w:rsidRDefault="00434E56" w:rsidP="00434E5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693F">
        <w:rPr>
          <w:rFonts w:ascii="Times New Roman" w:hAnsi="Times New Roman" w:cs="Times New Roman"/>
          <w:sz w:val="28"/>
          <w:szCs w:val="28"/>
        </w:rPr>
        <w:t>Таблица «</w:t>
      </w:r>
      <w:r w:rsidRPr="0045693F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45693F">
        <w:rPr>
          <w:rFonts w:ascii="Times New Roman" w:hAnsi="Times New Roman" w:cs="Times New Roman"/>
          <w:sz w:val="28"/>
          <w:szCs w:val="28"/>
        </w:rPr>
        <w:t xml:space="preserve">» хранит информацию о </w:t>
      </w:r>
      <w:r w:rsidR="00DA3C6B">
        <w:rPr>
          <w:rFonts w:ascii="Times New Roman" w:hAnsi="Times New Roman" w:cs="Times New Roman"/>
          <w:sz w:val="28"/>
          <w:szCs w:val="28"/>
        </w:rPr>
        <w:t>заказах.</w:t>
      </w:r>
      <w:r w:rsidRPr="0045693F">
        <w:rPr>
          <w:rFonts w:ascii="Times New Roman" w:hAnsi="Times New Roman" w:cs="Times New Roman"/>
          <w:sz w:val="28"/>
          <w:szCs w:val="28"/>
        </w:rPr>
        <w:t xml:space="preserve"> </w:t>
      </w:r>
      <w:r w:rsidR="00DA3C6B">
        <w:rPr>
          <w:rFonts w:ascii="Times New Roman" w:hAnsi="Times New Roman" w:cs="Times New Roman"/>
          <w:sz w:val="28"/>
          <w:szCs w:val="28"/>
        </w:rPr>
        <w:t xml:space="preserve"> Структура приведена в в таблице </w:t>
      </w:r>
      <w:r w:rsidRPr="0045693F">
        <w:rPr>
          <w:rFonts w:ascii="Times New Roman" w:hAnsi="Times New Roman" w:cs="Times New Roman"/>
          <w:sz w:val="28"/>
          <w:szCs w:val="28"/>
        </w:rPr>
        <w:t>3.1.</w:t>
      </w:r>
    </w:p>
    <w:p w14:paraId="0C338331" w14:textId="77777777" w:rsidR="00434E56" w:rsidRPr="0045693F" w:rsidRDefault="00434E56" w:rsidP="00434E5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3C9B9C" w14:textId="77777777" w:rsidR="00434E56" w:rsidRPr="0045693F" w:rsidRDefault="00434E56" w:rsidP="00434E5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5693F">
        <w:rPr>
          <w:rFonts w:ascii="Times New Roman" w:hAnsi="Times New Roman" w:cs="Times New Roman"/>
          <w:sz w:val="28"/>
          <w:szCs w:val="28"/>
        </w:rPr>
        <w:t>Таблица 3.1 – Структура таблицы «</w:t>
      </w:r>
      <w:r w:rsidRPr="0045693F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45693F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217"/>
        <w:gridCol w:w="2273"/>
        <w:gridCol w:w="2078"/>
        <w:gridCol w:w="2776"/>
      </w:tblGrid>
      <w:tr w:rsidR="00434E56" w:rsidRPr="0045693F" w14:paraId="475F1210" w14:textId="77777777" w:rsidTr="003A1931">
        <w:tc>
          <w:tcPr>
            <w:tcW w:w="2217" w:type="dxa"/>
          </w:tcPr>
          <w:p w14:paraId="432A7AFA" w14:textId="77777777" w:rsidR="00434E56" w:rsidRPr="0045693F" w:rsidRDefault="00434E56" w:rsidP="00DA3C6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5693F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2273" w:type="dxa"/>
          </w:tcPr>
          <w:p w14:paraId="4FBC915A" w14:textId="77777777" w:rsidR="00434E56" w:rsidRPr="0045693F" w:rsidRDefault="00434E56" w:rsidP="00DA3C6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5693F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079" w:type="dxa"/>
          </w:tcPr>
          <w:p w14:paraId="1020FCF2" w14:textId="77777777" w:rsidR="00434E56" w:rsidRPr="0045693F" w:rsidRDefault="00434E56" w:rsidP="00DA3C6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5693F">
              <w:rPr>
                <w:rFonts w:ascii="Times New Roman" w:hAnsi="Times New Roman"/>
                <w:sz w:val="28"/>
                <w:szCs w:val="28"/>
              </w:rPr>
              <w:t>Размер, байт</w:t>
            </w:r>
          </w:p>
        </w:tc>
        <w:tc>
          <w:tcPr>
            <w:tcW w:w="2776" w:type="dxa"/>
          </w:tcPr>
          <w:p w14:paraId="5C947BD2" w14:textId="77777777" w:rsidR="00434E56" w:rsidRPr="0045693F" w:rsidRDefault="00434E56" w:rsidP="00DA3C6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5693F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434E56" w:rsidRPr="0045693F" w14:paraId="44D94D69" w14:textId="77777777" w:rsidTr="003A1931">
        <w:tc>
          <w:tcPr>
            <w:tcW w:w="2217" w:type="dxa"/>
          </w:tcPr>
          <w:p w14:paraId="2544C36F" w14:textId="43F38506" w:rsidR="00434E56" w:rsidRPr="00E01EA8" w:rsidRDefault="00E01EA8" w:rsidP="00DA3C6B">
            <w:pPr>
              <w:jc w:val="center"/>
              <w:rPr>
                <w:rFonts w:ascii="Times New Roman" w:hAnsi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/>
                <w:sz w:val="28"/>
                <w:szCs w:val="28"/>
                <w:lang w:val="en-GB"/>
              </w:rPr>
              <w:t>OrderID</w:t>
            </w:r>
          </w:p>
        </w:tc>
        <w:tc>
          <w:tcPr>
            <w:tcW w:w="2273" w:type="dxa"/>
          </w:tcPr>
          <w:p w14:paraId="5A0A4813" w14:textId="77777777" w:rsidR="00434E56" w:rsidRPr="0045693F" w:rsidRDefault="00434E56" w:rsidP="00DA3C6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693F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79" w:type="dxa"/>
          </w:tcPr>
          <w:p w14:paraId="577BD712" w14:textId="515A6132" w:rsidR="00434E56" w:rsidRPr="0045693F" w:rsidRDefault="00DA3C6B" w:rsidP="00DA3C6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776" w:type="dxa"/>
          </w:tcPr>
          <w:p w14:paraId="44F6A308" w14:textId="4477F92E" w:rsidR="00434E56" w:rsidRPr="0045693F" w:rsidRDefault="00434E56" w:rsidP="000C30B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5693F">
              <w:rPr>
                <w:rFonts w:ascii="Times New Roman" w:hAnsi="Times New Roman"/>
                <w:sz w:val="28"/>
                <w:szCs w:val="28"/>
              </w:rPr>
              <w:t>Идентификационный номер</w:t>
            </w:r>
          </w:p>
        </w:tc>
      </w:tr>
      <w:tr w:rsidR="00434E56" w:rsidRPr="0045693F" w14:paraId="2E99A7C3" w14:textId="77777777" w:rsidTr="003A1931">
        <w:tc>
          <w:tcPr>
            <w:tcW w:w="2217" w:type="dxa"/>
          </w:tcPr>
          <w:p w14:paraId="5F7B9760" w14:textId="772AEAA0" w:rsidR="00434E56" w:rsidRPr="00E01EA8" w:rsidRDefault="00DA3C6B" w:rsidP="00DA3C6B">
            <w:pPr>
              <w:jc w:val="center"/>
              <w:rPr>
                <w:rFonts w:ascii="Times New Roman" w:hAnsi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/>
                <w:sz w:val="28"/>
                <w:szCs w:val="28"/>
                <w:lang w:val="en-GB"/>
              </w:rPr>
              <w:t>OrderCode</w:t>
            </w:r>
          </w:p>
        </w:tc>
        <w:tc>
          <w:tcPr>
            <w:tcW w:w="2273" w:type="dxa"/>
          </w:tcPr>
          <w:p w14:paraId="236B1CBC" w14:textId="25C85B38" w:rsidR="00434E56" w:rsidRPr="0045693F" w:rsidRDefault="00DA3C6B" w:rsidP="00DA3C6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NVARCHAR(20)</w:t>
            </w:r>
          </w:p>
        </w:tc>
        <w:tc>
          <w:tcPr>
            <w:tcW w:w="2079" w:type="dxa"/>
          </w:tcPr>
          <w:p w14:paraId="5F3A307C" w14:textId="0CB2C916" w:rsidR="00434E56" w:rsidRPr="00DA3C6B" w:rsidRDefault="00DA3C6B" w:rsidP="00DA3C6B">
            <w:pPr>
              <w:jc w:val="center"/>
              <w:rPr>
                <w:rFonts w:ascii="Times New Roman" w:hAnsi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/>
                <w:sz w:val="28"/>
                <w:szCs w:val="28"/>
                <w:lang w:val="en-GB"/>
              </w:rPr>
              <w:t>20</w:t>
            </w:r>
          </w:p>
        </w:tc>
        <w:tc>
          <w:tcPr>
            <w:tcW w:w="2776" w:type="dxa"/>
          </w:tcPr>
          <w:p w14:paraId="5662FD3B" w14:textId="3BF0DB78" w:rsidR="00434E56" w:rsidRPr="00DA3C6B" w:rsidRDefault="00DA3C6B" w:rsidP="000C30B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Код заказа</w:t>
            </w:r>
          </w:p>
        </w:tc>
      </w:tr>
      <w:tr w:rsidR="00434E56" w:rsidRPr="0045693F" w14:paraId="58563AF8" w14:textId="77777777" w:rsidTr="003A1931">
        <w:tc>
          <w:tcPr>
            <w:tcW w:w="2217" w:type="dxa"/>
          </w:tcPr>
          <w:p w14:paraId="57C5A9D2" w14:textId="346A5A04" w:rsidR="00434E56" w:rsidRPr="00DA3C6B" w:rsidRDefault="00DA3C6B" w:rsidP="00DA3C6B">
            <w:pPr>
              <w:jc w:val="center"/>
              <w:rPr>
                <w:rFonts w:ascii="Times New Roman" w:hAnsi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/>
                <w:sz w:val="28"/>
                <w:szCs w:val="28"/>
                <w:lang w:val="en-GB"/>
              </w:rPr>
              <w:t>OrderName</w:t>
            </w:r>
          </w:p>
        </w:tc>
        <w:tc>
          <w:tcPr>
            <w:tcW w:w="2273" w:type="dxa"/>
          </w:tcPr>
          <w:p w14:paraId="5510D027" w14:textId="04E78295" w:rsidR="00434E56" w:rsidRPr="0045693F" w:rsidRDefault="00DA3C6B" w:rsidP="00DA3C6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NVARCHAR(20)</w:t>
            </w:r>
          </w:p>
        </w:tc>
        <w:tc>
          <w:tcPr>
            <w:tcW w:w="2079" w:type="dxa"/>
          </w:tcPr>
          <w:p w14:paraId="010E5378" w14:textId="3B261E18" w:rsidR="00434E56" w:rsidRPr="00DA3C6B" w:rsidRDefault="00DA3C6B" w:rsidP="00DA3C6B">
            <w:pPr>
              <w:jc w:val="center"/>
              <w:rPr>
                <w:rFonts w:ascii="Times New Roman" w:hAnsi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/>
                <w:sz w:val="28"/>
                <w:szCs w:val="28"/>
                <w:lang w:val="en-GB"/>
              </w:rPr>
              <w:t>20</w:t>
            </w:r>
          </w:p>
        </w:tc>
        <w:tc>
          <w:tcPr>
            <w:tcW w:w="2776" w:type="dxa"/>
          </w:tcPr>
          <w:p w14:paraId="1DA4DA45" w14:textId="7CB130FE" w:rsidR="00434E56" w:rsidRPr="0045693F" w:rsidRDefault="00DA3C6B" w:rsidP="000C30B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 клиента</w:t>
            </w:r>
          </w:p>
        </w:tc>
      </w:tr>
      <w:tr w:rsidR="00434E56" w:rsidRPr="0045693F" w14:paraId="35D5E3E5" w14:textId="77777777" w:rsidTr="003A1931">
        <w:tc>
          <w:tcPr>
            <w:tcW w:w="2217" w:type="dxa"/>
          </w:tcPr>
          <w:p w14:paraId="7F212062" w14:textId="58DDAD2B" w:rsidR="00434E56" w:rsidRPr="00DA3C6B" w:rsidRDefault="00DA3C6B" w:rsidP="00DA3C6B">
            <w:pPr>
              <w:jc w:val="center"/>
              <w:rPr>
                <w:rFonts w:ascii="Times New Roman" w:hAnsi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/>
                <w:sz w:val="28"/>
                <w:szCs w:val="28"/>
                <w:lang w:val="en-GB"/>
              </w:rPr>
              <w:t>Address</w:t>
            </w:r>
          </w:p>
        </w:tc>
        <w:tc>
          <w:tcPr>
            <w:tcW w:w="2273" w:type="dxa"/>
          </w:tcPr>
          <w:p w14:paraId="34E4417E" w14:textId="02EDB77E" w:rsidR="00434E56" w:rsidRPr="0045693F" w:rsidRDefault="00DA3C6B" w:rsidP="00DA3C6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079" w:type="dxa"/>
          </w:tcPr>
          <w:p w14:paraId="33B15C36" w14:textId="3D73B508" w:rsidR="00434E56" w:rsidRPr="00DA3C6B" w:rsidRDefault="00DA3C6B" w:rsidP="00DA3C6B">
            <w:pPr>
              <w:tabs>
                <w:tab w:val="left" w:pos="468"/>
                <w:tab w:val="center" w:pos="931"/>
              </w:tabs>
              <w:jc w:val="center"/>
              <w:rPr>
                <w:rFonts w:ascii="Times New Roman" w:hAnsi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/>
                <w:sz w:val="28"/>
                <w:szCs w:val="28"/>
                <w:lang w:val="en-GB"/>
              </w:rPr>
              <w:t>50</w:t>
            </w:r>
          </w:p>
        </w:tc>
        <w:tc>
          <w:tcPr>
            <w:tcW w:w="2776" w:type="dxa"/>
          </w:tcPr>
          <w:p w14:paraId="362B4A80" w14:textId="4E3E342D" w:rsidR="00434E56" w:rsidRPr="0045693F" w:rsidRDefault="00DA3C6B" w:rsidP="000C30B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Адрес клиента</w:t>
            </w:r>
          </w:p>
        </w:tc>
      </w:tr>
      <w:tr w:rsidR="00434E56" w:rsidRPr="0045693F" w14:paraId="58455198" w14:textId="77777777" w:rsidTr="003A1931">
        <w:tc>
          <w:tcPr>
            <w:tcW w:w="2217" w:type="dxa"/>
          </w:tcPr>
          <w:p w14:paraId="6994A866" w14:textId="705713E6" w:rsidR="00434E56" w:rsidRPr="00DA3C6B" w:rsidRDefault="00DA3C6B" w:rsidP="00DA3C6B">
            <w:pPr>
              <w:jc w:val="center"/>
              <w:rPr>
                <w:rFonts w:ascii="Times New Roman" w:hAnsi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/>
                <w:sz w:val="28"/>
                <w:szCs w:val="28"/>
                <w:lang w:val="en-GB"/>
              </w:rPr>
              <w:t>CookID</w:t>
            </w:r>
          </w:p>
        </w:tc>
        <w:tc>
          <w:tcPr>
            <w:tcW w:w="2273" w:type="dxa"/>
          </w:tcPr>
          <w:p w14:paraId="070D3397" w14:textId="38A19CCB" w:rsidR="00434E56" w:rsidRPr="0045693F" w:rsidRDefault="00DA3C6B" w:rsidP="00DA3C6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79" w:type="dxa"/>
          </w:tcPr>
          <w:p w14:paraId="2080D5DD" w14:textId="77777777" w:rsidR="00434E56" w:rsidRPr="0045693F" w:rsidRDefault="00434E56" w:rsidP="00DA3C6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5693F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2776" w:type="dxa"/>
          </w:tcPr>
          <w:p w14:paraId="099946FF" w14:textId="1F111BA4" w:rsidR="00434E56" w:rsidRPr="00DA3C6B" w:rsidRDefault="00DA3C6B" w:rsidP="000C30B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Идентификационный номер повара</w:t>
            </w:r>
          </w:p>
        </w:tc>
      </w:tr>
      <w:tr w:rsidR="00DA3C6B" w:rsidRPr="0045693F" w14:paraId="1B4A76ED" w14:textId="77777777" w:rsidTr="003A1931">
        <w:tc>
          <w:tcPr>
            <w:tcW w:w="2217" w:type="dxa"/>
          </w:tcPr>
          <w:p w14:paraId="45C5817D" w14:textId="260F52CA" w:rsidR="00DA3C6B" w:rsidRDefault="00DA3C6B" w:rsidP="00DA3C6B">
            <w:pPr>
              <w:jc w:val="center"/>
              <w:rPr>
                <w:rFonts w:ascii="Times New Roman" w:hAnsi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/>
                <w:sz w:val="28"/>
                <w:szCs w:val="28"/>
                <w:lang w:val="en-GB"/>
              </w:rPr>
              <w:t>CourierID</w:t>
            </w:r>
          </w:p>
        </w:tc>
        <w:tc>
          <w:tcPr>
            <w:tcW w:w="2273" w:type="dxa"/>
          </w:tcPr>
          <w:p w14:paraId="45057240" w14:textId="2BE01119" w:rsidR="00DA3C6B" w:rsidRDefault="00DA3C6B" w:rsidP="00DA3C6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79" w:type="dxa"/>
          </w:tcPr>
          <w:p w14:paraId="7CFCD2EB" w14:textId="4DFCA793" w:rsidR="00DA3C6B" w:rsidRPr="00DA3C6B" w:rsidRDefault="00DA3C6B" w:rsidP="00DA3C6B">
            <w:pPr>
              <w:jc w:val="center"/>
              <w:rPr>
                <w:rFonts w:ascii="Times New Roman" w:hAnsi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/>
                <w:sz w:val="28"/>
                <w:szCs w:val="28"/>
                <w:lang w:val="en-GB"/>
              </w:rPr>
              <w:t>8</w:t>
            </w:r>
          </w:p>
        </w:tc>
        <w:tc>
          <w:tcPr>
            <w:tcW w:w="2776" w:type="dxa"/>
          </w:tcPr>
          <w:p w14:paraId="0A348121" w14:textId="336F4819" w:rsidR="00DA3C6B" w:rsidRPr="00DA3C6B" w:rsidRDefault="00DA3C6B" w:rsidP="000C30B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Идентификационный номер курьера</w:t>
            </w:r>
          </w:p>
        </w:tc>
      </w:tr>
      <w:tr w:rsidR="00434E56" w:rsidRPr="0045693F" w14:paraId="04C5EAC7" w14:textId="77777777" w:rsidTr="003A1931">
        <w:tc>
          <w:tcPr>
            <w:tcW w:w="2217" w:type="dxa"/>
          </w:tcPr>
          <w:p w14:paraId="76580D75" w14:textId="064E3630" w:rsidR="00434E56" w:rsidRPr="00DA3C6B" w:rsidRDefault="00DA3C6B" w:rsidP="00DA3C6B">
            <w:pPr>
              <w:jc w:val="center"/>
              <w:rPr>
                <w:rFonts w:ascii="Times New Roman" w:hAnsi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/>
                <w:sz w:val="28"/>
                <w:szCs w:val="28"/>
                <w:lang w:val="en-GB"/>
              </w:rPr>
              <w:t>IsCooked</w:t>
            </w:r>
          </w:p>
        </w:tc>
        <w:tc>
          <w:tcPr>
            <w:tcW w:w="2273" w:type="dxa"/>
          </w:tcPr>
          <w:p w14:paraId="2B092828" w14:textId="77777777" w:rsidR="00434E56" w:rsidRPr="0045693F" w:rsidRDefault="00434E56" w:rsidP="00DA3C6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693F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79" w:type="dxa"/>
          </w:tcPr>
          <w:p w14:paraId="19565AAE" w14:textId="4994963D" w:rsidR="00434E56" w:rsidRPr="00DA3C6B" w:rsidRDefault="00DA3C6B" w:rsidP="00DA3C6B">
            <w:pPr>
              <w:jc w:val="center"/>
              <w:rPr>
                <w:rFonts w:ascii="Times New Roman" w:hAnsi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/>
                <w:sz w:val="28"/>
                <w:szCs w:val="28"/>
                <w:lang w:val="en-GB"/>
              </w:rPr>
              <w:t>8</w:t>
            </w:r>
          </w:p>
        </w:tc>
        <w:tc>
          <w:tcPr>
            <w:tcW w:w="2776" w:type="dxa"/>
          </w:tcPr>
          <w:p w14:paraId="20E17804" w14:textId="23468825" w:rsidR="00434E56" w:rsidRPr="0045693F" w:rsidRDefault="00DA3C6B" w:rsidP="000C30B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Отображение приготовленности заказа</w:t>
            </w:r>
          </w:p>
        </w:tc>
      </w:tr>
      <w:tr w:rsidR="00434E56" w:rsidRPr="0045693F" w14:paraId="339C100B" w14:textId="77777777" w:rsidTr="003A1931">
        <w:tc>
          <w:tcPr>
            <w:tcW w:w="2217" w:type="dxa"/>
          </w:tcPr>
          <w:p w14:paraId="37CC860C" w14:textId="22458A1F" w:rsidR="00434E56" w:rsidRPr="00DA3C6B" w:rsidRDefault="00DA3C6B" w:rsidP="00DA3C6B">
            <w:pPr>
              <w:jc w:val="center"/>
              <w:rPr>
                <w:rFonts w:ascii="Times New Roman" w:hAnsi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/>
                <w:sz w:val="28"/>
                <w:szCs w:val="28"/>
                <w:lang w:val="en-GB"/>
              </w:rPr>
              <w:t>IsDelivered</w:t>
            </w:r>
          </w:p>
        </w:tc>
        <w:tc>
          <w:tcPr>
            <w:tcW w:w="2273" w:type="dxa"/>
          </w:tcPr>
          <w:p w14:paraId="3C3F4537" w14:textId="77777777" w:rsidR="00434E56" w:rsidRPr="0045693F" w:rsidRDefault="00434E56" w:rsidP="00DA3C6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693F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79" w:type="dxa"/>
          </w:tcPr>
          <w:p w14:paraId="624F1410" w14:textId="52E87187" w:rsidR="00434E56" w:rsidRPr="00DA3C6B" w:rsidRDefault="00DA3C6B" w:rsidP="00DA3C6B">
            <w:pPr>
              <w:jc w:val="center"/>
              <w:rPr>
                <w:rFonts w:ascii="Times New Roman" w:hAnsi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/>
                <w:sz w:val="28"/>
                <w:szCs w:val="28"/>
                <w:lang w:val="en-GB"/>
              </w:rPr>
              <w:t>8</w:t>
            </w:r>
          </w:p>
        </w:tc>
        <w:tc>
          <w:tcPr>
            <w:tcW w:w="2776" w:type="dxa"/>
          </w:tcPr>
          <w:p w14:paraId="0EC195CA" w14:textId="1C031A3E" w:rsidR="00434E56" w:rsidRPr="0045693F" w:rsidRDefault="00DA3C6B" w:rsidP="000C30B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Отображение состояния доставки заказа</w:t>
            </w:r>
          </w:p>
        </w:tc>
      </w:tr>
    </w:tbl>
    <w:p w14:paraId="05204F8A" w14:textId="77777777" w:rsidR="00434E56" w:rsidRPr="0045693F" w:rsidRDefault="00434E56" w:rsidP="00434E5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39816EE" w14:textId="21E8A18E" w:rsidR="00434E56" w:rsidRPr="0045693F" w:rsidRDefault="00434E56" w:rsidP="00434E5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693F">
        <w:rPr>
          <w:rFonts w:ascii="Times New Roman" w:hAnsi="Times New Roman" w:cs="Times New Roman"/>
          <w:sz w:val="28"/>
          <w:szCs w:val="28"/>
        </w:rPr>
        <w:t>Таблица «</w:t>
      </w:r>
      <w:r w:rsidR="00DA3C6B">
        <w:rPr>
          <w:rFonts w:ascii="Times New Roman" w:hAnsi="Times New Roman" w:cs="Times New Roman"/>
          <w:sz w:val="28"/>
          <w:szCs w:val="28"/>
          <w:lang w:val="en-GB"/>
        </w:rPr>
        <w:t>User</w:t>
      </w:r>
      <w:r w:rsidR="00DA3C6B" w:rsidRPr="00DA3C6B">
        <w:rPr>
          <w:rFonts w:ascii="Times New Roman" w:hAnsi="Times New Roman" w:cs="Times New Roman"/>
          <w:sz w:val="28"/>
          <w:szCs w:val="28"/>
        </w:rPr>
        <w:t>1</w:t>
      </w:r>
      <w:r w:rsidRPr="0045693F">
        <w:rPr>
          <w:rFonts w:ascii="Times New Roman" w:hAnsi="Times New Roman" w:cs="Times New Roman"/>
          <w:sz w:val="28"/>
          <w:szCs w:val="28"/>
        </w:rPr>
        <w:t>» хранит информацию о мастерских . Структура приведена в таблице 3.2.</w:t>
      </w:r>
    </w:p>
    <w:p w14:paraId="3CB49256" w14:textId="77777777" w:rsidR="00434E56" w:rsidRPr="0045693F" w:rsidRDefault="00434E56" w:rsidP="00434E5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5EB9F7" w14:textId="00DB55BD" w:rsidR="00434E56" w:rsidRPr="00376FC9" w:rsidRDefault="00434E56" w:rsidP="00434E56">
      <w:pPr>
        <w:jc w:val="both"/>
        <w:rPr>
          <w:rFonts w:ascii="Times New Roman" w:hAnsi="Times New Roman" w:cs="Times New Roman"/>
          <w:sz w:val="28"/>
          <w:szCs w:val="28"/>
        </w:rPr>
      </w:pPr>
      <w:r w:rsidRPr="0045693F">
        <w:rPr>
          <w:rFonts w:ascii="Times New Roman" w:hAnsi="Times New Roman" w:cs="Times New Roman"/>
          <w:sz w:val="28"/>
          <w:szCs w:val="28"/>
        </w:rPr>
        <w:t>Таблица 3.2 – Структура таблицы «</w:t>
      </w:r>
      <w:r w:rsidR="00DA3C6B">
        <w:rPr>
          <w:rFonts w:ascii="Times New Roman" w:hAnsi="Times New Roman" w:cs="Times New Roman"/>
          <w:sz w:val="28"/>
          <w:szCs w:val="28"/>
          <w:lang w:val="en-GB"/>
        </w:rPr>
        <w:t>User</w:t>
      </w:r>
      <w:r w:rsidR="00DA3C6B" w:rsidRPr="00DA3C6B">
        <w:rPr>
          <w:rFonts w:ascii="Times New Roman" w:hAnsi="Times New Roman" w:cs="Times New Roman"/>
          <w:sz w:val="28"/>
          <w:szCs w:val="28"/>
        </w:rPr>
        <w:t>1</w:t>
      </w:r>
      <w:r w:rsidRPr="0045693F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215"/>
        <w:gridCol w:w="2254"/>
        <w:gridCol w:w="2099"/>
        <w:gridCol w:w="2776"/>
      </w:tblGrid>
      <w:tr w:rsidR="00434E56" w:rsidRPr="0045693F" w14:paraId="37F84306" w14:textId="77777777" w:rsidTr="003A1931">
        <w:tc>
          <w:tcPr>
            <w:tcW w:w="2245" w:type="dxa"/>
          </w:tcPr>
          <w:p w14:paraId="2B1138EF" w14:textId="77777777" w:rsidR="00434E56" w:rsidRPr="0045693F" w:rsidRDefault="00434E56" w:rsidP="003A193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5693F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2186" w:type="dxa"/>
          </w:tcPr>
          <w:p w14:paraId="4EC1FA92" w14:textId="77777777" w:rsidR="00434E56" w:rsidRPr="0045693F" w:rsidRDefault="00434E56" w:rsidP="003A193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5693F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138" w:type="dxa"/>
          </w:tcPr>
          <w:p w14:paraId="02B69367" w14:textId="77777777" w:rsidR="00434E56" w:rsidRPr="0045693F" w:rsidRDefault="00434E56" w:rsidP="003A193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5693F">
              <w:rPr>
                <w:rFonts w:ascii="Times New Roman" w:hAnsi="Times New Roman"/>
                <w:sz w:val="28"/>
                <w:szCs w:val="28"/>
              </w:rPr>
              <w:t>Размер, байт</w:t>
            </w:r>
          </w:p>
        </w:tc>
        <w:tc>
          <w:tcPr>
            <w:tcW w:w="2776" w:type="dxa"/>
          </w:tcPr>
          <w:p w14:paraId="31417A29" w14:textId="77777777" w:rsidR="00434E56" w:rsidRPr="0045693F" w:rsidRDefault="00434E56" w:rsidP="003A193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5693F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434E56" w:rsidRPr="0045693F" w14:paraId="57193574" w14:textId="77777777" w:rsidTr="003A1931">
        <w:tc>
          <w:tcPr>
            <w:tcW w:w="2245" w:type="dxa"/>
          </w:tcPr>
          <w:p w14:paraId="4A301CA3" w14:textId="6D8D540F" w:rsidR="00434E56" w:rsidRPr="00DA3C6B" w:rsidRDefault="00434E56" w:rsidP="003A1931">
            <w:pPr>
              <w:jc w:val="center"/>
              <w:rPr>
                <w:rFonts w:ascii="Times New Roman" w:hAnsi="Times New Roman"/>
                <w:sz w:val="28"/>
                <w:szCs w:val="28"/>
                <w:lang w:val="en-GB"/>
              </w:rPr>
            </w:pPr>
            <w:r w:rsidRPr="0045693F"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 w:rsidR="00DA3C6B">
              <w:rPr>
                <w:rFonts w:ascii="Times New Roman" w:hAnsi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2186" w:type="dxa"/>
          </w:tcPr>
          <w:p w14:paraId="32C782CA" w14:textId="77777777" w:rsidR="00434E56" w:rsidRPr="0045693F" w:rsidRDefault="00434E56" w:rsidP="003A1931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693F"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138" w:type="dxa"/>
          </w:tcPr>
          <w:p w14:paraId="2AF1569A" w14:textId="77777777" w:rsidR="00434E56" w:rsidRPr="0045693F" w:rsidRDefault="00434E56" w:rsidP="003A1931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693F"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776" w:type="dxa"/>
          </w:tcPr>
          <w:p w14:paraId="079415E9" w14:textId="77777777" w:rsidR="00434E56" w:rsidRPr="0045693F" w:rsidRDefault="00434E56" w:rsidP="000C30B7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693F">
              <w:rPr>
                <w:rFonts w:ascii="Times New Roman" w:hAnsi="Times New Roman"/>
                <w:sz w:val="28"/>
                <w:szCs w:val="28"/>
              </w:rPr>
              <w:t>Идентификационный номер</w:t>
            </w:r>
          </w:p>
        </w:tc>
      </w:tr>
      <w:tr w:rsidR="00434E56" w:rsidRPr="0045693F" w14:paraId="54A351A5" w14:textId="77777777" w:rsidTr="003A1931">
        <w:tc>
          <w:tcPr>
            <w:tcW w:w="2245" w:type="dxa"/>
          </w:tcPr>
          <w:p w14:paraId="7D248A9D" w14:textId="639AFA5C" w:rsidR="00434E56" w:rsidRPr="00DA3C6B" w:rsidRDefault="00DA3C6B" w:rsidP="003A1931">
            <w:pPr>
              <w:jc w:val="center"/>
              <w:rPr>
                <w:rFonts w:ascii="Times New Roman" w:hAnsi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/>
                <w:sz w:val="28"/>
                <w:szCs w:val="28"/>
                <w:lang w:val="en-GB"/>
              </w:rPr>
              <w:t>Username</w:t>
            </w:r>
          </w:p>
        </w:tc>
        <w:tc>
          <w:tcPr>
            <w:tcW w:w="2186" w:type="dxa"/>
          </w:tcPr>
          <w:p w14:paraId="7DE6A351" w14:textId="288A05E9" w:rsidR="00434E56" w:rsidRPr="0045693F" w:rsidRDefault="00DA3C6B" w:rsidP="003A1931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NVARCHAR(20)</w:t>
            </w:r>
          </w:p>
        </w:tc>
        <w:tc>
          <w:tcPr>
            <w:tcW w:w="2138" w:type="dxa"/>
          </w:tcPr>
          <w:p w14:paraId="1414450D" w14:textId="77FA308B" w:rsidR="00434E56" w:rsidRPr="00DA3C6B" w:rsidRDefault="00DA3C6B" w:rsidP="003A1931">
            <w:pPr>
              <w:jc w:val="center"/>
              <w:rPr>
                <w:rFonts w:ascii="Times New Roman" w:hAnsi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/>
                <w:sz w:val="28"/>
                <w:szCs w:val="28"/>
                <w:lang w:val="en-GB"/>
              </w:rPr>
              <w:t>20</w:t>
            </w:r>
          </w:p>
        </w:tc>
        <w:tc>
          <w:tcPr>
            <w:tcW w:w="2776" w:type="dxa"/>
          </w:tcPr>
          <w:p w14:paraId="68A9C97B" w14:textId="1D71A77B" w:rsidR="00434E56" w:rsidRPr="00DA3C6B" w:rsidRDefault="00DA3C6B" w:rsidP="000C30B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Логин</w:t>
            </w:r>
          </w:p>
        </w:tc>
      </w:tr>
      <w:tr w:rsidR="00434E56" w:rsidRPr="0045693F" w14:paraId="6A85904C" w14:textId="77777777" w:rsidTr="003A1931">
        <w:tc>
          <w:tcPr>
            <w:tcW w:w="2245" w:type="dxa"/>
          </w:tcPr>
          <w:p w14:paraId="187FF83E" w14:textId="7D8F9CA7" w:rsidR="00434E56" w:rsidRPr="00DA3C6B" w:rsidRDefault="00DA3C6B" w:rsidP="003A1931">
            <w:pPr>
              <w:jc w:val="center"/>
              <w:rPr>
                <w:rFonts w:ascii="Times New Roman" w:hAnsi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/>
                <w:sz w:val="28"/>
                <w:szCs w:val="28"/>
                <w:lang w:val="en-GB"/>
              </w:rPr>
              <w:t>Password</w:t>
            </w:r>
          </w:p>
        </w:tc>
        <w:tc>
          <w:tcPr>
            <w:tcW w:w="2186" w:type="dxa"/>
          </w:tcPr>
          <w:p w14:paraId="00631913" w14:textId="77777777" w:rsidR="00434E56" w:rsidRPr="0045693F" w:rsidRDefault="00434E56" w:rsidP="003A1931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693F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38" w:type="dxa"/>
          </w:tcPr>
          <w:p w14:paraId="74C5AA5E" w14:textId="649B28D3" w:rsidR="00434E56" w:rsidRPr="0045693F" w:rsidRDefault="00DA3C6B" w:rsidP="003A1931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776" w:type="dxa"/>
          </w:tcPr>
          <w:p w14:paraId="5E25C864" w14:textId="32622B5D" w:rsidR="00434E56" w:rsidRPr="0045693F" w:rsidRDefault="00DA3C6B" w:rsidP="000C30B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Пароль</w:t>
            </w:r>
          </w:p>
        </w:tc>
      </w:tr>
      <w:tr w:rsidR="00DA3C6B" w:rsidRPr="0045693F" w14:paraId="377DED71" w14:textId="77777777" w:rsidTr="003A1931">
        <w:tc>
          <w:tcPr>
            <w:tcW w:w="2245" w:type="dxa"/>
          </w:tcPr>
          <w:p w14:paraId="5A4E43CA" w14:textId="50630EAA" w:rsidR="00DA3C6B" w:rsidRDefault="00DA3C6B" w:rsidP="003A1931">
            <w:pPr>
              <w:jc w:val="center"/>
              <w:rPr>
                <w:rFonts w:ascii="Times New Roman" w:hAnsi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/>
                <w:sz w:val="28"/>
                <w:szCs w:val="28"/>
                <w:lang w:val="en-GB"/>
              </w:rPr>
              <w:t>Completed</w:t>
            </w:r>
          </w:p>
        </w:tc>
        <w:tc>
          <w:tcPr>
            <w:tcW w:w="2186" w:type="dxa"/>
          </w:tcPr>
          <w:p w14:paraId="078B7447" w14:textId="1A83A9DA" w:rsidR="00DA3C6B" w:rsidRPr="0045693F" w:rsidRDefault="00DA3C6B" w:rsidP="003A1931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38" w:type="dxa"/>
          </w:tcPr>
          <w:p w14:paraId="0BF87DBF" w14:textId="4817C552" w:rsidR="00DA3C6B" w:rsidRPr="0045693F" w:rsidRDefault="00DA3C6B" w:rsidP="003A1931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776" w:type="dxa"/>
          </w:tcPr>
          <w:p w14:paraId="56FCB378" w14:textId="3D679A83" w:rsidR="00DA3C6B" w:rsidRPr="0045693F" w:rsidRDefault="00DA3C6B" w:rsidP="000C30B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Количество выполненных заказов</w:t>
            </w:r>
          </w:p>
        </w:tc>
      </w:tr>
    </w:tbl>
    <w:p w14:paraId="20FDAA00" w14:textId="77777777" w:rsidR="00434E56" w:rsidRPr="0045693F" w:rsidRDefault="00434E56" w:rsidP="00434E5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6F752D" w14:textId="3155AB09" w:rsidR="00434E56" w:rsidRPr="0045693F" w:rsidRDefault="00434E56" w:rsidP="00434E5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693F">
        <w:rPr>
          <w:rFonts w:ascii="Times New Roman" w:hAnsi="Times New Roman" w:cs="Times New Roman"/>
          <w:sz w:val="28"/>
          <w:szCs w:val="28"/>
        </w:rPr>
        <w:t>Таблица «</w:t>
      </w:r>
      <w:r w:rsidR="002F13AB">
        <w:rPr>
          <w:rFonts w:ascii="Times New Roman" w:hAnsi="Times New Roman" w:cs="Times New Roman"/>
          <w:sz w:val="28"/>
          <w:szCs w:val="28"/>
          <w:lang w:val="en-GB"/>
        </w:rPr>
        <w:t>User</w:t>
      </w:r>
      <w:r w:rsidR="002F13AB" w:rsidRPr="002F13AB">
        <w:rPr>
          <w:rFonts w:ascii="Times New Roman" w:hAnsi="Times New Roman" w:cs="Times New Roman"/>
          <w:sz w:val="28"/>
          <w:szCs w:val="28"/>
        </w:rPr>
        <w:t>2</w:t>
      </w:r>
      <w:r w:rsidRPr="0045693F">
        <w:rPr>
          <w:rFonts w:ascii="Times New Roman" w:hAnsi="Times New Roman" w:cs="Times New Roman"/>
          <w:sz w:val="28"/>
          <w:szCs w:val="28"/>
        </w:rPr>
        <w:t>» хранит информацию о всех сотрудников, структура приведена в таблице 3.3.</w:t>
      </w:r>
    </w:p>
    <w:p w14:paraId="54EF1B82" w14:textId="77777777" w:rsidR="00434E56" w:rsidRPr="0045693F" w:rsidRDefault="00434E56" w:rsidP="00434E5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FF3419" w14:textId="3A06CD63" w:rsidR="00434E56" w:rsidRPr="0045693F" w:rsidRDefault="00434E56" w:rsidP="00434E56">
      <w:pPr>
        <w:jc w:val="both"/>
        <w:rPr>
          <w:rFonts w:ascii="Times New Roman" w:hAnsi="Times New Roman" w:cs="Times New Roman"/>
          <w:sz w:val="28"/>
          <w:szCs w:val="28"/>
        </w:rPr>
      </w:pPr>
      <w:r w:rsidRPr="0045693F">
        <w:rPr>
          <w:rFonts w:ascii="Times New Roman" w:hAnsi="Times New Roman" w:cs="Times New Roman"/>
          <w:sz w:val="28"/>
          <w:szCs w:val="28"/>
        </w:rPr>
        <w:t>Таблица 3.3 – Структура таблицы «</w:t>
      </w:r>
      <w:r w:rsidR="002F13AB">
        <w:rPr>
          <w:rFonts w:ascii="Times New Roman" w:hAnsi="Times New Roman" w:cs="Times New Roman"/>
          <w:sz w:val="28"/>
          <w:szCs w:val="28"/>
          <w:lang w:val="en-US"/>
        </w:rPr>
        <w:t>User2</w:t>
      </w:r>
      <w:r w:rsidRPr="0045693F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"/>
        <w:tblW w:w="9413" w:type="dxa"/>
        <w:tblLook w:val="04A0" w:firstRow="1" w:lastRow="0" w:firstColumn="1" w:lastColumn="0" w:noHBand="0" w:noVBand="1"/>
      </w:tblPr>
      <w:tblGrid>
        <w:gridCol w:w="2245"/>
        <w:gridCol w:w="2254"/>
        <w:gridCol w:w="2137"/>
        <w:gridCol w:w="2777"/>
      </w:tblGrid>
      <w:tr w:rsidR="002F13AB" w:rsidRPr="0045693F" w14:paraId="1790C6CC" w14:textId="77777777" w:rsidTr="002F13AB">
        <w:tc>
          <w:tcPr>
            <w:tcW w:w="2245" w:type="dxa"/>
          </w:tcPr>
          <w:p w14:paraId="63FC494C" w14:textId="77777777" w:rsidR="002F13AB" w:rsidRPr="0045693F" w:rsidRDefault="002F13AB" w:rsidP="00F6200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5693F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2254" w:type="dxa"/>
          </w:tcPr>
          <w:p w14:paraId="6094D6C1" w14:textId="77777777" w:rsidR="002F13AB" w:rsidRPr="0045693F" w:rsidRDefault="002F13AB" w:rsidP="00F6200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5693F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137" w:type="dxa"/>
          </w:tcPr>
          <w:p w14:paraId="48FF8467" w14:textId="77777777" w:rsidR="002F13AB" w:rsidRPr="0045693F" w:rsidRDefault="002F13AB" w:rsidP="00F6200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5693F">
              <w:rPr>
                <w:rFonts w:ascii="Times New Roman" w:hAnsi="Times New Roman"/>
                <w:sz w:val="28"/>
                <w:szCs w:val="28"/>
              </w:rPr>
              <w:t>Размер, байт</w:t>
            </w:r>
          </w:p>
        </w:tc>
        <w:tc>
          <w:tcPr>
            <w:tcW w:w="2777" w:type="dxa"/>
          </w:tcPr>
          <w:p w14:paraId="0D87388A" w14:textId="77777777" w:rsidR="002F13AB" w:rsidRPr="0045693F" w:rsidRDefault="002F13AB" w:rsidP="00F6200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5693F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2F13AB" w:rsidRPr="0045693F" w14:paraId="00FC5A0A" w14:textId="77777777" w:rsidTr="002F13AB">
        <w:tc>
          <w:tcPr>
            <w:tcW w:w="2245" w:type="dxa"/>
          </w:tcPr>
          <w:p w14:paraId="28275096" w14:textId="77777777" w:rsidR="002F13AB" w:rsidRPr="00DA3C6B" w:rsidRDefault="002F13AB" w:rsidP="00F62008">
            <w:pPr>
              <w:jc w:val="center"/>
              <w:rPr>
                <w:rFonts w:ascii="Times New Roman" w:hAnsi="Times New Roman"/>
                <w:sz w:val="28"/>
                <w:szCs w:val="28"/>
                <w:lang w:val="en-GB"/>
              </w:rPr>
            </w:pPr>
            <w:r w:rsidRPr="0045693F"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2254" w:type="dxa"/>
          </w:tcPr>
          <w:p w14:paraId="074B411E" w14:textId="77777777" w:rsidR="002F13AB" w:rsidRPr="0045693F" w:rsidRDefault="002F13AB" w:rsidP="00F62008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693F"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137" w:type="dxa"/>
          </w:tcPr>
          <w:p w14:paraId="6D0DDF55" w14:textId="77777777" w:rsidR="002F13AB" w:rsidRPr="0045693F" w:rsidRDefault="002F13AB" w:rsidP="00F62008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693F"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777" w:type="dxa"/>
          </w:tcPr>
          <w:p w14:paraId="483DAC00" w14:textId="77777777" w:rsidR="002F13AB" w:rsidRPr="0045693F" w:rsidRDefault="002F13AB" w:rsidP="000C30B7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693F">
              <w:rPr>
                <w:rFonts w:ascii="Times New Roman" w:hAnsi="Times New Roman"/>
                <w:sz w:val="28"/>
                <w:szCs w:val="28"/>
              </w:rPr>
              <w:t>Идентификационный номер</w:t>
            </w:r>
          </w:p>
        </w:tc>
      </w:tr>
      <w:tr w:rsidR="002F13AB" w:rsidRPr="0045693F" w14:paraId="202410DD" w14:textId="77777777" w:rsidTr="002F13AB">
        <w:tc>
          <w:tcPr>
            <w:tcW w:w="2245" w:type="dxa"/>
          </w:tcPr>
          <w:p w14:paraId="6C16E388" w14:textId="77777777" w:rsidR="002F13AB" w:rsidRPr="00DA3C6B" w:rsidRDefault="002F13AB" w:rsidP="00F62008">
            <w:pPr>
              <w:jc w:val="center"/>
              <w:rPr>
                <w:rFonts w:ascii="Times New Roman" w:hAnsi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/>
                <w:sz w:val="28"/>
                <w:szCs w:val="28"/>
                <w:lang w:val="en-GB"/>
              </w:rPr>
              <w:lastRenderedPageBreak/>
              <w:t>Username</w:t>
            </w:r>
          </w:p>
        </w:tc>
        <w:tc>
          <w:tcPr>
            <w:tcW w:w="2254" w:type="dxa"/>
          </w:tcPr>
          <w:p w14:paraId="4523D790" w14:textId="77777777" w:rsidR="002F13AB" w:rsidRPr="0045693F" w:rsidRDefault="002F13AB" w:rsidP="00F62008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NVARCHAR(20)</w:t>
            </w:r>
          </w:p>
        </w:tc>
        <w:tc>
          <w:tcPr>
            <w:tcW w:w="2137" w:type="dxa"/>
          </w:tcPr>
          <w:p w14:paraId="0B1177C6" w14:textId="77777777" w:rsidR="002F13AB" w:rsidRPr="00DA3C6B" w:rsidRDefault="002F13AB" w:rsidP="00F62008">
            <w:pPr>
              <w:jc w:val="center"/>
              <w:rPr>
                <w:rFonts w:ascii="Times New Roman" w:hAnsi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/>
                <w:sz w:val="28"/>
                <w:szCs w:val="28"/>
                <w:lang w:val="en-GB"/>
              </w:rPr>
              <w:t>20</w:t>
            </w:r>
          </w:p>
        </w:tc>
        <w:tc>
          <w:tcPr>
            <w:tcW w:w="2777" w:type="dxa"/>
          </w:tcPr>
          <w:p w14:paraId="382C8CD8" w14:textId="77777777" w:rsidR="002F13AB" w:rsidRPr="00DA3C6B" w:rsidRDefault="002F13AB" w:rsidP="000C30B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Логин</w:t>
            </w:r>
          </w:p>
        </w:tc>
      </w:tr>
      <w:tr w:rsidR="002F13AB" w:rsidRPr="0045693F" w14:paraId="77FEC072" w14:textId="77777777" w:rsidTr="002F13AB">
        <w:tc>
          <w:tcPr>
            <w:tcW w:w="2245" w:type="dxa"/>
          </w:tcPr>
          <w:p w14:paraId="22A7B252" w14:textId="77777777" w:rsidR="002F13AB" w:rsidRPr="00DA3C6B" w:rsidRDefault="002F13AB" w:rsidP="00F62008">
            <w:pPr>
              <w:jc w:val="center"/>
              <w:rPr>
                <w:rFonts w:ascii="Times New Roman" w:hAnsi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/>
                <w:sz w:val="28"/>
                <w:szCs w:val="28"/>
                <w:lang w:val="en-GB"/>
              </w:rPr>
              <w:t>Password</w:t>
            </w:r>
          </w:p>
        </w:tc>
        <w:tc>
          <w:tcPr>
            <w:tcW w:w="2254" w:type="dxa"/>
          </w:tcPr>
          <w:p w14:paraId="1670CAEF" w14:textId="77777777" w:rsidR="002F13AB" w:rsidRPr="0045693F" w:rsidRDefault="002F13AB" w:rsidP="00F62008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693F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37" w:type="dxa"/>
          </w:tcPr>
          <w:p w14:paraId="0025EFD2" w14:textId="77777777" w:rsidR="002F13AB" w:rsidRPr="0045693F" w:rsidRDefault="002F13AB" w:rsidP="00F62008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777" w:type="dxa"/>
          </w:tcPr>
          <w:p w14:paraId="4A6DF938" w14:textId="77777777" w:rsidR="002F13AB" w:rsidRPr="0045693F" w:rsidRDefault="002F13AB" w:rsidP="000C30B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Пароль</w:t>
            </w:r>
          </w:p>
        </w:tc>
      </w:tr>
      <w:tr w:rsidR="002F13AB" w:rsidRPr="0045693F" w14:paraId="46C7CD2D" w14:textId="77777777" w:rsidTr="002F13AB">
        <w:tc>
          <w:tcPr>
            <w:tcW w:w="2245" w:type="dxa"/>
          </w:tcPr>
          <w:p w14:paraId="0329BB3F" w14:textId="77777777" w:rsidR="002F13AB" w:rsidRDefault="002F13AB" w:rsidP="00F62008">
            <w:pPr>
              <w:jc w:val="center"/>
              <w:rPr>
                <w:rFonts w:ascii="Times New Roman" w:hAnsi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/>
                <w:sz w:val="28"/>
                <w:szCs w:val="28"/>
                <w:lang w:val="en-GB"/>
              </w:rPr>
              <w:t>Completed</w:t>
            </w:r>
          </w:p>
        </w:tc>
        <w:tc>
          <w:tcPr>
            <w:tcW w:w="2254" w:type="dxa"/>
          </w:tcPr>
          <w:p w14:paraId="73010DAA" w14:textId="77777777" w:rsidR="002F13AB" w:rsidRPr="0045693F" w:rsidRDefault="002F13AB" w:rsidP="00F62008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37" w:type="dxa"/>
          </w:tcPr>
          <w:p w14:paraId="0A76324B" w14:textId="77777777" w:rsidR="002F13AB" w:rsidRPr="0045693F" w:rsidRDefault="002F13AB" w:rsidP="00F62008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777" w:type="dxa"/>
          </w:tcPr>
          <w:p w14:paraId="73741147" w14:textId="77777777" w:rsidR="002F13AB" w:rsidRPr="0045693F" w:rsidRDefault="002F13AB" w:rsidP="000C30B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Количество выполненных заказов</w:t>
            </w:r>
          </w:p>
        </w:tc>
      </w:tr>
    </w:tbl>
    <w:p w14:paraId="18050F3D" w14:textId="77777777" w:rsidR="00434E56" w:rsidRPr="0045693F" w:rsidRDefault="00434E56" w:rsidP="00434E5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26477E" w14:textId="0C94406C" w:rsidR="00434E56" w:rsidRPr="0045693F" w:rsidRDefault="00434E56" w:rsidP="00434E5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693F">
        <w:rPr>
          <w:rFonts w:ascii="Times New Roman" w:hAnsi="Times New Roman" w:cs="Times New Roman"/>
          <w:sz w:val="28"/>
          <w:szCs w:val="28"/>
        </w:rPr>
        <w:t>Таблица «</w:t>
      </w:r>
      <w:r w:rsidR="002F13AB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  <w:lang w:val="en-GB"/>
        </w:rPr>
        <w:t>Admin</w:t>
      </w:r>
      <w:r w:rsidRPr="0045693F">
        <w:rPr>
          <w:rFonts w:ascii="Times New Roman" w:hAnsi="Times New Roman" w:cs="Times New Roman"/>
          <w:sz w:val="28"/>
          <w:szCs w:val="28"/>
        </w:rPr>
        <w:t>» хранит информацию о клиентах, структура приведена в таблице 3.4.</w:t>
      </w:r>
    </w:p>
    <w:p w14:paraId="78916651" w14:textId="77777777" w:rsidR="00434E56" w:rsidRPr="0045693F" w:rsidRDefault="00434E56" w:rsidP="00434E5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0F1E71" w14:textId="1F8D2625" w:rsidR="00434E56" w:rsidRPr="0045693F" w:rsidRDefault="00434E56" w:rsidP="00434E56">
      <w:pPr>
        <w:jc w:val="both"/>
        <w:rPr>
          <w:rFonts w:ascii="Times New Roman" w:hAnsi="Times New Roman" w:cs="Times New Roman"/>
          <w:sz w:val="28"/>
          <w:szCs w:val="28"/>
        </w:rPr>
      </w:pPr>
      <w:r w:rsidRPr="0045693F">
        <w:rPr>
          <w:rFonts w:ascii="Times New Roman" w:hAnsi="Times New Roman" w:cs="Times New Roman"/>
          <w:sz w:val="28"/>
          <w:szCs w:val="28"/>
        </w:rPr>
        <w:t>Таблица 3.4 – Структура таблицы «</w:t>
      </w:r>
      <w:r w:rsidR="002F13AB">
        <w:rPr>
          <w:rFonts w:ascii="Times New Roman" w:hAnsi="Times New Roman" w:cs="Times New Roman"/>
          <w:sz w:val="28"/>
          <w:szCs w:val="28"/>
          <w:lang w:val="en-GB"/>
        </w:rPr>
        <w:t>A</w:t>
      </w:r>
      <w:r w:rsidR="002F13AB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  <w:lang w:val="en-GB"/>
        </w:rPr>
        <w:t>dmin</w:t>
      </w:r>
      <w:r w:rsidRPr="0045693F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52"/>
        <w:gridCol w:w="2254"/>
        <w:gridCol w:w="2016"/>
        <w:gridCol w:w="2722"/>
      </w:tblGrid>
      <w:tr w:rsidR="00434E56" w:rsidRPr="0045693F" w14:paraId="0CF76295" w14:textId="77777777" w:rsidTr="00151676">
        <w:tc>
          <w:tcPr>
            <w:tcW w:w="2393" w:type="dxa"/>
          </w:tcPr>
          <w:p w14:paraId="480FE058" w14:textId="77777777" w:rsidR="00434E56" w:rsidRPr="0045693F" w:rsidRDefault="00434E56" w:rsidP="003A193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5693F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2122" w:type="dxa"/>
          </w:tcPr>
          <w:p w14:paraId="241E5D39" w14:textId="77777777" w:rsidR="00434E56" w:rsidRPr="0045693F" w:rsidRDefault="00434E56" w:rsidP="003A193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5693F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053" w:type="dxa"/>
          </w:tcPr>
          <w:p w14:paraId="3BEB1199" w14:textId="77777777" w:rsidR="00434E56" w:rsidRPr="0045693F" w:rsidRDefault="00434E56" w:rsidP="003A193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5693F">
              <w:rPr>
                <w:rFonts w:ascii="Times New Roman" w:hAnsi="Times New Roman"/>
                <w:sz w:val="28"/>
                <w:szCs w:val="28"/>
              </w:rPr>
              <w:t>Размер, байт</w:t>
            </w:r>
          </w:p>
        </w:tc>
        <w:tc>
          <w:tcPr>
            <w:tcW w:w="2776" w:type="dxa"/>
          </w:tcPr>
          <w:p w14:paraId="440EF5C5" w14:textId="77777777" w:rsidR="00434E56" w:rsidRPr="0045693F" w:rsidRDefault="00434E56" w:rsidP="003A193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5693F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434E56" w:rsidRPr="0045693F" w14:paraId="2B722993" w14:textId="77777777" w:rsidTr="00151676">
        <w:tc>
          <w:tcPr>
            <w:tcW w:w="2393" w:type="dxa"/>
          </w:tcPr>
          <w:p w14:paraId="098DA3B5" w14:textId="4C768F3F" w:rsidR="00434E56" w:rsidRPr="0045693F" w:rsidRDefault="002F13AB" w:rsidP="003A1931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Username</w:t>
            </w:r>
          </w:p>
        </w:tc>
        <w:tc>
          <w:tcPr>
            <w:tcW w:w="2122" w:type="dxa"/>
          </w:tcPr>
          <w:p w14:paraId="19CE055D" w14:textId="4EDB5EA3" w:rsidR="00434E56" w:rsidRPr="00151676" w:rsidRDefault="00151676" w:rsidP="003A1931">
            <w:pPr>
              <w:jc w:val="center"/>
              <w:rPr>
                <w:rFonts w:ascii="Times New Roman" w:hAnsi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/>
                <w:sz w:val="28"/>
                <w:szCs w:val="28"/>
                <w:lang w:val="en-GB"/>
              </w:rPr>
              <w:t>NVARCHAR(20)</w:t>
            </w:r>
          </w:p>
        </w:tc>
        <w:tc>
          <w:tcPr>
            <w:tcW w:w="2053" w:type="dxa"/>
          </w:tcPr>
          <w:p w14:paraId="0FB07384" w14:textId="77777777" w:rsidR="00434E56" w:rsidRPr="0045693F" w:rsidRDefault="00434E56" w:rsidP="003A1931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693F"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776" w:type="dxa"/>
          </w:tcPr>
          <w:p w14:paraId="7F4C414D" w14:textId="1A724FD6" w:rsidR="00434E56" w:rsidRPr="00151676" w:rsidRDefault="00151676" w:rsidP="003A193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Логин</w:t>
            </w:r>
          </w:p>
        </w:tc>
      </w:tr>
      <w:tr w:rsidR="00434E56" w:rsidRPr="0045693F" w14:paraId="0BCE7A0B" w14:textId="77777777" w:rsidTr="00151676">
        <w:tc>
          <w:tcPr>
            <w:tcW w:w="2393" w:type="dxa"/>
          </w:tcPr>
          <w:p w14:paraId="55B1B6F4" w14:textId="3C235A5D" w:rsidR="00434E56" w:rsidRPr="002F13AB" w:rsidRDefault="002F13AB" w:rsidP="003A1931">
            <w:pPr>
              <w:jc w:val="center"/>
              <w:rPr>
                <w:rFonts w:ascii="Times New Roman" w:hAnsi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/>
                <w:sz w:val="28"/>
                <w:szCs w:val="28"/>
                <w:lang w:val="en-GB"/>
              </w:rPr>
              <w:t>Password</w:t>
            </w:r>
          </w:p>
        </w:tc>
        <w:tc>
          <w:tcPr>
            <w:tcW w:w="2122" w:type="dxa"/>
          </w:tcPr>
          <w:p w14:paraId="1DC4A495" w14:textId="77777777" w:rsidR="00434E56" w:rsidRPr="0045693F" w:rsidRDefault="00434E56" w:rsidP="003A1931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693F">
              <w:rPr>
                <w:rFonts w:ascii="Times New Roman" w:hAnsi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053" w:type="dxa"/>
          </w:tcPr>
          <w:p w14:paraId="1BEA97DC" w14:textId="77777777" w:rsidR="00434E56" w:rsidRPr="0045693F" w:rsidRDefault="00434E56" w:rsidP="003A1931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693F">
              <w:rPr>
                <w:rFonts w:ascii="Times New Roman" w:hAnsi="Times New Roman"/>
                <w:sz w:val="28"/>
                <w:szCs w:val="28"/>
              </w:rPr>
              <w:t>32</w:t>
            </w:r>
          </w:p>
        </w:tc>
        <w:tc>
          <w:tcPr>
            <w:tcW w:w="2776" w:type="dxa"/>
          </w:tcPr>
          <w:p w14:paraId="11D0A173" w14:textId="1887FAC0" w:rsidR="00434E56" w:rsidRPr="0045693F" w:rsidRDefault="00151676" w:rsidP="003A1931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Пароль</w:t>
            </w:r>
          </w:p>
        </w:tc>
      </w:tr>
    </w:tbl>
    <w:p w14:paraId="206B1D63" w14:textId="77777777" w:rsidR="000C30B7" w:rsidRDefault="000C30B7" w:rsidP="00434E5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51D17A" w14:textId="7B5C5663" w:rsidR="00434E56" w:rsidRPr="0045693F" w:rsidRDefault="00434E56" w:rsidP="00434E5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693F">
        <w:rPr>
          <w:rFonts w:ascii="Times New Roman" w:hAnsi="Times New Roman" w:cs="Times New Roman"/>
          <w:sz w:val="28"/>
          <w:szCs w:val="28"/>
        </w:rPr>
        <w:t>Таблица «</w:t>
      </w:r>
      <w:r w:rsidRPr="0045693F"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Pr="0045693F">
        <w:rPr>
          <w:rFonts w:ascii="Times New Roman" w:hAnsi="Times New Roman" w:cs="Times New Roman"/>
          <w:sz w:val="28"/>
          <w:szCs w:val="28"/>
        </w:rPr>
        <w:t>» хранит информацию о продуктах, структура приведена в таблице 3.5.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234"/>
        <w:gridCol w:w="2190"/>
        <w:gridCol w:w="2144"/>
        <w:gridCol w:w="2776"/>
      </w:tblGrid>
      <w:tr w:rsidR="00434E56" w:rsidRPr="0045693F" w14:paraId="69D6BC06" w14:textId="77777777" w:rsidTr="00151676">
        <w:tc>
          <w:tcPr>
            <w:tcW w:w="2234" w:type="dxa"/>
          </w:tcPr>
          <w:p w14:paraId="0DDE37D0" w14:textId="77777777" w:rsidR="00434E56" w:rsidRPr="0045693F" w:rsidRDefault="00434E56" w:rsidP="003A1931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5693F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2190" w:type="dxa"/>
          </w:tcPr>
          <w:p w14:paraId="210FD372" w14:textId="77777777" w:rsidR="00434E56" w:rsidRPr="0045693F" w:rsidRDefault="00434E56" w:rsidP="003A1931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5693F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144" w:type="dxa"/>
          </w:tcPr>
          <w:p w14:paraId="772F8EAF" w14:textId="77777777" w:rsidR="00434E56" w:rsidRPr="0045693F" w:rsidRDefault="00434E56" w:rsidP="003A1931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5693F">
              <w:rPr>
                <w:rFonts w:ascii="Times New Roman" w:hAnsi="Times New Roman"/>
                <w:sz w:val="28"/>
                <w:szCs w:val="28"/>
              </w:rPr>
              <w:t>Размер, байт</w:t>
            </w:r>
          </w:p>
        </w:tc>
        <w:tc>
          <w:tcPr>
            <w:tcW w:w="2776" w:type="dxa"/>
          </w:tcPr>
          <w:p w14:paraId="7681BA58" w14:textId="77777777" w:rsidR="00434E56" w:rsidRPr="0045693F" w:rsidRDefault="00434E56" w:rsidP="003A1931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5693F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151676" w:rsidRPr="0045693F" w14:paraId="0B8D70C9" w14:textId="77777777" w:rsidTr="00151676">
        <w:tc>
          <w:tcPr>
            <w:tcW w:w="2234" w:type="dxa"/>
          </w:tcPr>
          <w:p w14:paraId="6DF82E55" w14:textId="2D569AE5" w:rsidR="00151676" w:rsidRPr="0045693F" w:rsidRDefault="00151676" w:rsidP="00151676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Buns</w:t>
            </w:r>
          </w:p>
        </w:tc>
        <w:tc>
          <w:tcPr>
            <w:tcW w:w="2190" w:type="dxa"/>
          </w:tcPr>
          <w:p w14:paraId="65167241" w14:textId="5A5556C1" w:rsidR="00151676" w:rsidRPr="0045693F" w:rsidRDefault="00151676" w:rsidP="00151676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744C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44" w:type="dxa"/>
          </w:tcPr>
          <w:p w14:paraId="292A1FBA" w14:textId="79A22A02" w:rsidR="00151676" w:rsidRPr="0045693F" w:rsidRDefault="00151676" w:rsidP="00151676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776" w:type="dxa"/>
          </w:tcPr>
          <w:p w14:paraId="500FDC90" w14:textId="65F872F0" w:rsidR="00151676" w:rsidRPr="0045693F" w:rsidRDefault="00151676" w:rsidP="000C30B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Кол-во булочек</w:t>
            </w:r>
          </w:p>
        </w:tc>
      </w:tr>
      <w:tr w:rsidR="00151676" w:rsidRPr="0045693F" w14:paraId="7391FCDA" w14:textId="77777777" w:rsidTr="00151676">
        <w:tc>
          <w:tcPr>
            <w:tcW w:w="2234" w:type="dxa"/>
          </w:tcPr>
          <w:p w14:paraId="4C2C74C8" w14:textId="3D739C88" w:rsidR="00151676" w:rsidRPr="00151676" w:rsidRDefault="00151676" w:rsidP="00151676">
            <w:pPr>
              <w:jc w:val="both"/>
              <w:rPr>
                <w:rFonts w:ascii="Times New Roman" w:hAnsi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/>
                <w:sz w:val="28"/>
                <w:szCs w:val="28"/>
                <w:lang w:val="en-GB"/>
              </w:rPr>
              <w:t>Tomatoes</w:t>
            </w:r>
          </w:p>
        </w:tc>
        <w:tc>
          <w:tcPr>
            <w:tcW w:w="2190" w:type="dxa"/>
          </w:tcPr>
          <w:p w14:paraId="60890B79" w14:textId="4881469E" w:rsidR="00151676" w:rsidRPr="0045693F" w:rsidRDefault="00151676" w:rsidP="00151676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744C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44" w:type="dxa"/>
          </w:tcPr>
          <w:p w14:paraId="048A139A" w14:textId="19C9F7A9" w:rsidR="00151676" w:rsidRPr="0045693F" w:rsidRDefault="00151676" w:rsidP="00151676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418B9"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776" w:type="dxa"/>
          </w:tcPr>
          <w:p w14:paraId="401EAAFA" w14:textId="3CB3C7B0" w:rsidR="00151676" w:rsidRPr="0045693F" w:rsidRDefault="00151676" w:rsidP="000C30B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E2FC4">
              <w:rPr>
                <w:rFonts w:ascii="Times New Roman" w:hAnsi="Times New Roman"/>
                <w:sz w:val="28"/>
                <w:szCs w:val="28"/>
              </w:rPr>
              <w:t xml:space="preserve">Кол-во </w:t>
            </w:r>
            <w:r>
              <w:rPr>
                <w:rFonts w:ascii="Times New Roman" w:hAnsi="Times New Roman"/>
                <w:sz w:val="28"/>
                <w:szCs w:val="28"/>
              </w:rPr>
              <w:t>помидоров</w:t>
            </w:r>
          </w:p>
        </w:tc>
      </w:tr>
      <w:tr w:rsidR="00151676" w:rsidRPr="0045693F" w14:paraId="703799E3" w14:textId="77777777" w:rsidTr="00151676">
        <w:tc>
          <w:tcPr>
            <w:tcW w:w="2234" w:type="dxa"/>
          </w:tcPr>
          <w:p w14:paraId="429E34B3" w14:textId="3CA7AF42" w:rsidR="00151676" w:rsidRPr="0045693F" w:rsidRDefault="00151676" w:rsidP="00151676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Cheese</w:t>
            </w:r>
          </w:p>
        </w:tc>
        <w:tc>
          <w:tcPr>
            <w:tcW w:w="2190" w:type="dxa"/>
          </w:tcPr>
          <w:p w14:paraId="4A589A75" w14:textId="7AE0BED9" w:rsidR="00151676" w:rsidRPr="0045693F" w:rsidRDefault="00151676" w:rsidP="00151676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744C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44" w:type="dxa"/>
          </w:tcPr>
          <w:p w14:paraId="442A55C4" w14:textId="4109D719" w:rsidR="00151676" w:rsidRPr="0045693F" w:rsidRDefault="00151676" w:rsidP="00151676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418B9"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776" w:type="dxa"/>
          </w:tcPr>
          <w:p w14:paraId="2729232F" w14:textId="10640CEC" w:rsidR="00151676" w:rsidRPr="0045693F" w:rsidRDefault="00151676" w:rsidP="000C30B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E2FC4">
              <w:rPr>
                <w:rFonts w:ascii="Times New Roman" w:hAnsi="Times New Roman"/>
                <w:sz w:val="28"/>
                <w:szCs w:val="28"/>
              </w:rPr>
              <w:t xml:space="preserve">Кол-во </w:t>
            </w:r>
            <w:r>
              <w:rPr>
                <w:rFonts w:ascii="Times New Roman" w:hAnsi="Times New Roman"/>
                <w:sz w:val="28"/>
                <w:szCs w:val="28"/>
              </w:rPr>
              <w:t>сыра</w:t>
            </w:r>
          </w:p>
        </w:tc>
      </w:tr>
      <w:tr w:rsidR="00151676" w:rsidRPr="0045693F" w14:paraId="5AE6665D" w14:textId="77777777" w:rsidTr="00151676">
        <w:tc>
          <w:tcPr>
            <w:tcW w:w="2234" w:type="dxa"/>
          </w:tcPr>
          <w:p w14:paraId="2017952C" w14:textId="7055D18E" w:rsidR="00151676" w:rsidRPr="0045693F" w:rsidRDefault="00151676" w:rsidP="00151676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Salad</w:t>
            </w:r>
          </w:p>
        </w:tc>
        <w:tc>
          <w:tcPr>
            <w:tcW w:w="2190" w:type="dxa"/>
          </w:tcPr>
          <w:p w14:paraId="43C28EA1" w14:textId="630B414B" w:rsidR="00151676" w:rsidRPr="0045693F" w:rsidRDefault="00151676" w:rsidP="00151676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744C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44" w:type="dxa"/>
          </w:tcPr>
          <w:p w14:paraId="19E68192" w14:textId="235640C1" w:rsidR="00151676" w:rsidRPr="0045693F" w:rsidRDefault="00151676" w:rsidP="00151676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418B9"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776" w:type="dxa"/>
          </w:tcPr>
          <w:p w14:paraId="3B0571AA" w14:textId="3E77F739" w:rsidR="00151676" w:rsidRPr="0045693F" w:rsidRDefault="00151676" w:rsidP="000C30B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E2FC4">
              <w:rPr>
                <w:rFonts w:ascii="Times New Roman" w:hAnsi="Times New Roman"/>
                <w:sz w:val="28"/>
                <w:szCs w:val="28"/>
              </w:rPr>
              <w:t xml:space="preserve">Кол-во </w:t>
            </w:r>
            <w:r>
              <w:rPr>
                <w:rFonts w:ascii="Times New Roman" w:hAnsi="Times New Roman"/>
                <w:sz w:val="28"/>
                <w:szCs w:val="28"/>
              </w:rPr>
              <w:t>салата</w:t>
            </w:r>
          </w:p>
        </w:tc>
      </w:tr>
      <w:tr w:rsidR="00151676" w:rsidRPr="0045693F" w14:paraId="137471E1" w14:textId="77777777" w:rsidTr="00151676">
        <w:tc>
          <w:tcPr>
            <w:tcW w:w="2234" w:type="dxa"/>
          </w:tcPr>
          <w:p w14:paraId="49B2BF5A" w14:textId="6EFE7669" w:rsidR="00151676" w:rsidRDefault="00151676" w:rsidP="00151676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Patties</w:t>
            </w:r>
          </w:p>
        </w:tc>
        <w:tc>
          <w:tcPr>
            <w:tcW w:w="2190" w:type="dxa"/>
          </w:tcPr>
          <w:p w14:paraId="6963BEED" w14:textId="41D4C77E" w:rsidR="00151676" w:rsidRPr="0045693F" w:rsidRDefault="00151676" w:rsidP="00151676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744C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44" w:type="dxa"/>
          </w:tcPr>
          <w:p w14:paraId="32A08522" w14:textId="3EFEF5EB" w:rsidR="00151676" w:rsidRPr="0045693F" w:rsidRDefault="00151676" w:rsidP="00151676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418B9"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776" w:type="dxa"/>
          </w:tcPr>
          <w:p w14:paraId="53202691" w14:textId="541A78DA" w:rsidR="00151676" w:rsidRPr="0045693F" w:rsidRDefault="00151676" w:rsidP="000C30B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E2FC4">
              <w:rPr>
                <w:rFonts w:ascii="Times New Roman" w:hAnsi="Times New Roman"/>
                <w:sz w:val="28"/>
                <w:szCs w:val="28"/>
              </w:rPr>
              <w:t>Кол-во булочек</w:t>
            </w:r>
          </w:p>
        </w:tc>
      </w:tr>
      <w:tr w:rsidR="00151676" w:rsidRPr="0045693F" w14:paraId="71505A92" w14:textId="77777777" w:rsidTr="00151676">
        <w:tc>
          <w:tcPr>
            <w:tcW w:w="2234" w:type="dxa"/>
          </w:tcPr>
          <w:p w14:paraId="3AF02BEE" w14:textId="73F353B0" w:rsidR="00151676" w:rsidRDefault="00151676" w:rsidP="00151676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Onions</w:t>
            </w:r>
          </w:p>
        </w:tc>
        <w:tc>
          <w:tcPr>
            <w:tcW w:w="2190" w:type="dxa"/>
          </w:tcPr>
          <w:p w14:paraId="2AD21FC8" w14:textId="1AF6002C" w:rsidR="00151676" w:rsidRPr="0045693F" w:rsidRDefault="00151676" w:rsidP="00151676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744C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44" w:type="dxa"/>
          </w:tcPr>
          <w:p w14:paraId="5A19F8B9" w14:textId="562D0EFD" w:rsidR="00151676" w:rsidRPr="0045693F" w:rsidRDefault="00151676" w:rsidP="00151676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418B9"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776" w:type="dxa"/>
          </w:tcPr>
          <w:p w14:paraId="3167AC79" w14:textId="169B37DD" w:rsidR="00151676" w:rsidRPr="0045693F" w:rsidRDefault="00151676" w:rsidP="000C30B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E2FC4">
              <w:rPr>
                <w:rFonts w:ascii="Times New Roman" w:hAnsi="Times New Roman"/>
                <w:sz w:val="28"/>
                <w:szCs w:val="28"/>
              </w:rPr>
              <w:t>Кол-во булочек</w:t>
            </w:r>
          </w:p>
        </w:tc>
      </w:tr>
      <w:tr w:rsidR="00151676" w:rsidRPr="0045693F" w14:paraId="05AC379A" w14:textId="77777777" w:rsidTr="00151676">
        <w:tc>
          <w:tcPr>
            <w:tcW w:w="2234" w:type="dxa"/>
          </w:tcPr>
          <w:p w14:paraId="4CB4F8AB" w14:textId="713F0007" w:rsidR="00151676" w:rsidRDefault="00151676" w:rsidP="00151676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Fries</w:t>
            </w:r>
          </w:p>
        </w:tc>
        <w:tc>
          <w:tcPr>
            <w:tcW w:w="2190" w:type="dxa"/>
          </w:tcPr>
          <w:p w14:paraId="55B486F2" w14:textId="6A7151D4" w:rsidR="00151676" w:rsidRPr="0045693F" w:rsidRDefault="00151676" w:rsidP="00151676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744C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44" w:type="dxa"/>
          </w:tcPr>
          <w:p w14:paraId="09A9CF0E" w14:textId="19A4D8DA" w:rsidR="00151676" w:rsidRPr="0045693F" w:rsidRDefault="00151676" w:rsidP="00151676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418B9"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776" w:type="dxa"/>
          </w:tcPr>
          <w:p w14:paraId="5278F718" w14:textId="5BBAC5A4" w:rsidR="00151676" w:rsidRPr="0045693F" w:rsidRDefault="00151676" w:rsidP="000C30B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E2FC4">
              <w:rPr>
                <w:rFonts w:ascii="Times New Roman" w:hAnsi="Times New Roman"/>
                <w:sz w:val="28"/>
                <w:szCs w:val="28"/>
              </w:rPr>
              <w:t>Кол-во булочек</w:t>
            </w:r>
          </w:p>
        </w:tc>
      </w:tr>
    </w:tbl>
    <w:p w14:paraId="5A57A871" w14:textId="77777777" w:rsidR="003636C8" w:rsidRPr="000C30B7" w:rsidRDefault="003636C8" w:rsidP="000C30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BF4EEE" w14:textId="5923CCBA" w:rsidR="00770DEE" w:rsidRPr="00284FFD" w:rsidRDefault="00770DEE" w:rsidP="00770D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5" w:name="_Toc138892923"/>
      <w:r>
        <w:rPr>
          <w:rFonts w:ascii="Times New Roman" w:hAnsi="Times New Roman" w:cs="Times New Roman"/>
          <w:sz w:val="28"/>
          <w:szCs w:val="28"/>
        </w:rPr>
        <w:t xml:space="preserve">На рисунке 3.3.1 представлена </w:t>
      </w:r>
      <w:r w:rsidR="00434E56">
        <w:rPr>
          <w:rFonts w:ascii="Times New Roman" w:hAnsi="Times New Roman" w:cs="Times New Roman"/>
          <w:sz w:val="28"/>
          <w:szCs w:val="28"/>
        </w:rPr>
        <w:t>структура таблиц</w:t>
      </w:r>
      <w:r>
        <w:rPr>
          <w:rFonts w:ascii="Times New Roman" w:hAnsi="Times New Roman" w:cs="Times New Roman"/>
          <w:sz w:val="28"/>
          <w:szCs w:val="28"/>
        </w:rPr>
        <w:t xml:space="preserve"> базы данных.</w:t>
      </w:r>
    </w:p>
    <w:p w14:paraId="7743F33F" w14:textId="07C6D1C3" w:rsidR="00770DEE" w:rsidRDefault="00072E8E" w:rsidP="00770DEE">
      <w:pPr>
        <w:spacing w:before="280"/>
        <w:jc w:val="center"/>
        <w:rPr>
          <w:rFonts w:ascii="Times New Roman" w:hAnsi="Times New Roman" w:cs="Times New Roman"/>
          <w:sz w:val="28"/>
          <w:szCs w:val="28"/>
        </w:rPr>
      </w:pPr>
      <w:r w:rsidRPr="00072E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69ECB8" wp14:editId="1FBED8DB">
            <wp:extent cx="4992733" cy="2059756"/>
            <wp:effectExtent l="0" t="0" r="0" b="0"/>
            <wp:docPr id="1594213538" name="Рисунок 1" descr="Изображение выглядит как текст, диаграмм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13538" name="Рисунок 1" descr="Изображение выглядит как текст, диаграмма, число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4489" cy="20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C295" w14:textId="472B9B82" w:rsidR="00770DEE" w:rsidRPr="00440A46" w:rsidRDefault="00770DEE" w:rsidP="00770DEE">
      <w:pPr>
        <w:spacing w:before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3.3.1 – </w:t>
      </w:r>
      <w:r w:rsidR="00434E56">
        <w:rPr>
          <w:rFonts w:ascii="Times New Roman" w:hAnsi="Times New Roman" w:cs="Times New Roman"/>
          <w:sz w:val="28"/>
          <w:szCs w:val="28"/>
        </w:rPr>
        <w:t>Структура таблиц</w:t>
      </w:r>
      <w:r>
        <w:rPr>
          <w:rFonts w:ascii="Times New Roman" w:hAnsi="Times New Roman" w:cs="Times New Roman"/>
          <w:sz w:val="28"/>
          <w:szCs w:val="28"/>
        </w:rPr>
        <w:t xml:space="preserve"> базы данных</w:t>
      </w:r>
    </w:p>
    <w:p w14:paraId="645089FF" w14:textId="77777777" w:rsidR="00770DEE" w:rsidRDefault="00770DEE" w:rsidP="000C30B7">
      <w:pPr>
        <w:pStyle w:val="2"/>
      </w:pPr>
      <w:bookmarkStart w:id="76" w:name="_Toc167632403"/>
      <w:bookmarkStart w:id="77" w:name="_Toc167632498"/>
      <w:r w:rsidRPr="00366612">
        <w:t>Функции: логическая и физическая организация</w:t>
      </w:r>
      <w:bookmarkEnd w:id="69"/>
      <w:bookmarkEnd w:id="70"/>
      <w:bookmarkEnd w:id="75"/>
      <w:bookmarkEnd w:id="76"/>
      <w:bookmarkEnd w:id="77"/>
    </w:p>
    <w:p w14:paraId="00CADA80" w14:textId="77777777" w:rsidR="00770DEE" w:rsidRDefault="00770DEE" w:rsidP="00770DE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>
        <w:rPr>
          <w:rFonts w:ascii="Times New Roman" w:hAnsi="Times New Roman" w:cs="Times New Roman"/>
          <w:sz w:val="28"/>
          <w:szCs w:val="28"/>
          <w:lang w:eastAsia="be-BY"/>
        </w:rPr>
        <w:t xml:space="preserve">На диаграмме вариантов использования представлен весь функционал пользователя и администратора. </w:t>
      </w:r>
    </w:p>
    <w:p w14:paraId="26D24E5C" w14:textId="690A31F6" w:rsidR="00770DEE" w:rsidRDefault="00770DEE" w:rsidP="00770DE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>
        <w:rPr>
          <w:rFonts w:ascii="Times New Roman" w:hAnsi="Times New Roman" w:cs="Times New Roman"/>
          <w:sz w:val="28"/>
          <w:szCs w:val="28"/>
          <w:lang w:eastAsia="be-BY"/>
        </w:rPr>
        <w:lastRenderedPageBreak/>
        <w:t xml:space="preserve">Основной функцией для работы с базой данных является функция добавления данных в БД. </w:t>
      </w:r>
    </w:p>
    <w:p w14:paraId="6D14F716" w14:textId="36FB5010" w:rsidR="00770DEE" w:rsidRPr="00465425" w:rsidRDefault="00770DEE" w:rsidP="00770DE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>
        <w:rPr>
          <w:rFonts w:ascii="Times New Roman" w:hAnsi="Times New Roman" w:cs="Times New Roman"/>
          <w:sz w:val="28"/>
          <w:szCs w:val="28"/>
          <w:lang w:eastAsia="be-BY"/>
        </w:rPr>
        <w:t>Полный код программы, вместе с функциями представлен в приложении</w:t>
      </w:r>
      <w:r w:rsidR="000C30B7">
        <w:rPr>
          <w:rFonts w:ascii="Times New Roman" w:hAnsi="Times New Roman" w:cs="Times New Roman"/>
          <w:sz w:val="28"/>
          <w:szCs w:val="28"/>
          <w:lang w:val="en-US" w:eastAsia="be-BY"/>
        </w:rPr>
        <w:t> </w:t>
      </w:r>
      <w:r>
        <w:rPr>
          <w:rFonts w:ascii="Times New Roman" w:hAnsi="Times New Roman" w:cs="Times New Roman"/>
          <w:sz w:val="28"/>
          <w:szCs w:val="28"/>
          <w:lang w:eastAsia="be-BY"/>
        </w:rPr>
        <w:t>А.</w:t>
      </w:r>
    </w:p>
    <w:p w14:paraId="5857F4C3" w14:textId="77777777" w:rsidR="00770DEE" w:rsidRDefault="00770DEE" w:rsidP="000C30B7">
      <w:pPr>
        <w:pStyle w:val="2"/>
      </w:pPr>
      <w:bookmarkStart w:id="78" w:name="_Toc138892924"/>
      <w:bookmarkStart w:id="79" w:name="_Toc167632404"/>
      <w:bookmarkStart w:id="80" w:name="_Toc167632499"/>
      <w:r w:rsidRPr="000C30B7">
        <w:t>Входные</w:t>
      </w:r>
      <w:r w:rsidRPr="00366612">
        <w:t xml:space="preserve"> и выходные данные</w:t>
      </w:r>
      <w:bookmarkEnd w:id="78"/>
      <w:bookmarkEnd w:id="79"/>
      <w:bookmarkEnd w:id="80"/>
    </w:p>
    <w:p w14:paraId="10E93BE7" w14:textId="119D848A" w:rsidR="00770DEE" w:rsidRDefault="00770DEE" w:rsidP="00770DE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06452D">
        <w:rPr>
          <w:rFonts w:ascii="Times New Roman" w:hAnsi="Times New Roman" w:cs="Times New Roman"/>
          <w:sz w:val="28"/>
          <w:szCs w:val="28"/>
          <w:lang w:eastAsia="be-BY"/>
        </w:rPr>
        <w:t xml:space="preserve">Входные </w:t>
      </w:r>
      <w:r w:rsidR="006B400F">
        <w:rPr>
          <w:rFonts w:ascii="Times New Roman" w:hAnsi="Times New Roman" w:cs="Times New Roman"/>
          <w:sz w:val="28"/>
          <w:szCs w:val="28"/>
          <w:lang w:eastAsia="be-BY"/>
        </w:rPr>
        <w:t xml:space="preserve">и выходные </w:t>
      </w:r>
      <w:r w:rsidRPr="0006452D">
        <w:rPr>
          <w:rFonts w:ascii="Times New Roman" w:hAnsi="Times New Roman" w:cs="Times New Roman"/>
          <w:sz w:val="28"/>
          <w:szCs w:val="28"/>
          <w:lang w:eastAsia="be-BY"/>
        </w:rPr>
        <w:t xml:space="preserve">данные </w:t>
      </w:r>
      <w:r w:rsidR="006B400F">
        <w:rPr>
          <w:rFonts w:ascii="Times New Roman" w:hAnsi="Times New Roman" w:cs="Times New Roman"/>
          <w:sz w:val="28"/>
          <w:szCs w:val="28"/>
          <w:lang w:eastAsia="be-BY"/>
        </w:rPr>
        <w:t>должны быть</w:t>
      </w:r>
      <w:r>
        <w:rPr>
          <w:rFonts w:ascii="Times New Roman" w:hAnsi="Times New Roman" w:cs="Times New Roman"/>
          <w:sz w:val="28"/>
          <w:szCs w:val="28"/>
          <w:lang w:eastAsia="be-BY"/>
        </w:rPr>
        <w:t xml:space="preserve"> представлены в приложении Б.</w:t>
      </w:r>
      <w:r w:rsidR="006B400F">
        <w:rPr>
          <w:rFonts w:ascii="Times New Roman" w:hAnsi="Times New Roman" w:cs="Times New Roman"/>
          <w:sz w:val="28"/>
          <w:szCs w:val="28"/>
          <w:lang w:eastAsia="be-BY"/>
        </w:rPr>
        <w:t xml:space="preserve"> Но т.к. не было реализованно отчет о успешном заказе</w:t>
      </w:r>
      <w:r w:rsidR="006B400F" w:rsidRPr="006B400F">
        <w:rPr>
          <w:rFonts w:ascii="Times New Roman" w:hAnsi="Times New Roman" w:cs="Times New Roman"/>
          <w:sz w:val="28"/>
          <w:szCs w:val="28"/>
          <w:lang w:eastAsia="be-BY"/>
        </w:rPr>
        <w:t xml:space="preserve">, </w:t>
      </w:r>
      <w:r w:rsidR="006B400F">
        <w:rPr>
          <w:rFonts w:ascii="Times New Roman" w:hAnsi="Times New Roman" w:cs="Times New Roman"/>
          <w:sz w:val="28"/>
          <w:szCs w:val="28"/>
          <w:lang w:eastAsia="be-BY"/>
        </w:rPr>
        <w:t>такие данные отсутсвуют.</w:t>
      </w:r>
    </w:p>
    <w:p w14:paraId="5EABC796" w14:textId="77777777" w:rsidR="00770DEE" w:rsidRPr="008D2AC7" w:rsidRDefault="00770DEE" w:rsidP="000C30B7">
      <w:pPr>
        <w:pStyle w:val="2"/>
      </w:pPr>
      <w:bookmarkStart w:id="81" w:name="_Toc138892925"/>
      <w:bookmarkStart w:id="82" w:name="_Toc167632405"/>
      <w:bookmarkStart w:id="83" w:name="_Toc167632500"/>
      <w:r w:rsidRPr="000C30B7">
        <w:t>Функциональное</w:t>
      </w:r>
      <w:r w:rsidRPr="00366612">
        <w:t xml:space="preserve"> тестирование</w:t>
      </w:r>
      <w:bookmarkEnd w:id="81"/>
      <w:bookmarkEnd w:id="82"/>
      <w:bookmarkEnd w:id="83"/>
    </w:p>
    <w:p w14:paraId="7F14A7F2" w14:textId="7E9EEAAC" w:rsidR="00770DEE" w:rsidRPr="00A64F7C" w:rsidRDefault="00770DEE" w:rsidP="00770DEE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68D5">
        <w:rPr>
          <w:rFonts w:ascii="Times New Roman" w:hAnsi="Times New Roman" w:cs="Times New Roman"/>
          <w:sz w:val="28"/>
          <w:szCs w:val="28"/>
        </w:rPr>
        <w:t>Функциональное тестирование является важной частью процесса обеспечения качества программного обеспечения. Оно направлено на проверку функциональности системы с целью убедиться, что она соответствует требованиям и ожиданиям пользователей. Прежде чем перейти к разработке тест-кейсов, необходимо провести анализ требований, понять функциональность приложения и определить основные сценарии использования. Это позволит сосредоточиться на наиболее важных и критических аспектах приложения. Подходящие тест-кейсы должны быть разработаны для каждого сценария использования, чтобы проверить, что функции приложения работают правильно и соответствуют ожиданиям пользователей.</w:t>
      </w:r>
      <w:r w:rsidRPr="005D34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таблицах </w:t>
      </w:r>
      <w:r w:rsidR="00A64F7C">
        <w:rPr>
          <w:rFonts w:ascii="Times New Roman" w:hAnsi="Times New Roman" w:cs="Times New Roman"/>
          <w:sz w:val="28"/>
          <w:szCs w:val="28"/>
        </w:rPr>
        <w:t xml:space="preserve">3.6 </w:t>
      </w:r>
      <w:r>
        <w:rPr>
          <w:rFonts w:ascii="Times New Roman" w:hAnsi="Times New Roman" w:cs="Times New Roman"/>
          <w:sz w:val="28"/>
          <w:szCs w:val="28"/>
        </w:rPr>
        <w:t>-</w:t>
      </w:r>
      <w:r w:rsidR="00A64F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3.6.6 представлен набор тест-кейсов для программного средства.</w:t>
      </w:r>
    </w:p>
    <w:p w14:paraId="1DFB5544" w14:textId="2763F5D2" w:rsidR="00A64F7C" w:rsidRPr="0048373B" w:rsidRDefault="00A64F7C" w:rsidP="00A64F7C">
      <w:pPr>
        <w:tabs>
          <w:tab w:val="left" w:pos="709"/>
        </w:tabs>
        <w:spacing w:before="280"/>
        <w:jc w:val="both"/>
        <w:rPr>
          <w:rFonts w:ascii="Times New Roman" w:hAnsi="Times New Roman" w:cs="Times New Roman"/>
          <w:sz w:val="28"/>
          <w:szCs w:val="28"/>
        </w:rPr>
      </w:pPr>
      <w:r w:rsidRPr="0048373B">
        <w:rPr>
          <w:rFonts w:ascii="Times New Roman" w:hAnsi="Times New Roman" w:cs="Times New Roman"/>
          <w:sz w:val="28"/>
          <w:szCs w:val="28"/>
        </w:rPr>
        <w:t>Таблица 3.</w:t>
      </w:r>
      <w:r w:rsidR="00580F9F">
        <w:rPr>
          <w:rFonts w:ascii="Times New Roman" w:hAnsi="Times New Roman" w:cs="Times New Roman"/>
          <w:sz w:val="28"/>
          <w:szCs w:val="28"/>
        </w:rPr>
        <w:t>6</w:t>
      </w:r>
      <w:r w:rsidRPr="0048373B">
        <w:rPr>
          <w:rFonts w:ascii="Times New Roman" w:hAnsi="Times New Roman" w:cs="Times New Roman"/>
          <w:sz w:val="28"/>
          <w:szCs w:val="28"/>
        </w:rPr>
        <w:t xml:space="preserve"> – Тест-кейс для функции </w:t>
      </w:r>
      <w:r>
        <w:rPr>
          <w:rFonts w:ascii="Times New Roman" w:hAnsi="Times New Roman" w:cs="Times New Roman"/>
          <w:sz w:val="28"/>
          <w:szCs w:val="28"/>
        </w:rPr>
        <w:t>авторизации администратора в приложении</w:t>
      </w:r>
    </w:p>
    <w:p w14:paraId="5BED594E" w14:textId="77777777" w:rsidR="00250617" w:rsidRPr="005D3411" w:rsidRDefault="00250617" w:rsidP="00770DEE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9630" w:type="dxa"/>
        <w:tblLayout w:type="fixed"/>
        <w:tblLook w:val="04A0" w:firstRow="1" w:lastRow="0" w:firstColumn="1" w:lastColumn="0" w:noHBand="0" w:noVBand="1"/>
      </w:tblPr>
      <w:tblGrid>
        <w:gridCol w:w="4391"/>
        <w:gridCol w:w="2977"/>
        <w:gridCol w:w="2262"/>
      </w:tblGrid>
      <w:tr w:rsidR="001951B5" w14:paraId="3448BA54" w14:textId="77777777" w:rsidTr="001951B5">
        <w:trPr>
          <w:trHeight w:val="454"/>
        </w:trPr>
        <w:tc>
          <w:tcPr>
            <w:tcW w:w="4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47FACB" w14:textId="77777777" w:rsidR="001951B5" w:rsidRDefault="001951B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Действие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6D3A93" w14:textId="77777777" w:rsidR="001951B5" w:rsidRDefault="001951B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Ожидаемый результат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6D0AEC" w14:textId="77777777" w:rsidR="001951B5" w:rsidRDefault="001951B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Результат теста</w:t>
            </w:r>
          </w:p>
        </w:tc>
      </w:tr>
      <w:tr w:rsidR="001951B5" w14:paraId="2A723DC6" w14:textId="77777777" w:rsidTr="001951B5">
        <w:trPr>
          <w:trHeight w:val="454"/>
        </w:trPr>
        <w:tc>
          <w:tcPr>
            <w:tcW w:w="4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386E45" w14:textId="46D82536" w:rsidR="001951B5" w:rsidRPr="001951B5" w:rsidRDefault="001951B5" w:rsidP="001C5D8E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Открыть приложение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«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SynthFoods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»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EB4301" w14:textId="0BE97E25" w:rsidR="001951B5" w:rsidRDefault="001951B5" w:rsidP="001C5D8E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4837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Приложение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SynthFoods</w:t>
            </w:r>
            <w:r w:rsidRPr="004837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» открыто и доступно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76539B" w14:textId="3FDE87B9" w:rsidR="001951B5" w:rsidRDefault="001951B5" w:rsidP="001C5D8E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1C5D8E" w:rsidRPr="001C5D8E" w14:paraId="68E294D7" w14:textId="77777777" w:rsidTr="001951B5">
        <w:trPr>
          <w:trHeight w:val="454"/>
        </w:trPr>
        <w:tc>
          <w:tcPr>
            <w:tcW w:w="4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F9343E" w14:textId="1019693F" w:rsidR="001C5D8E" w:rsidRPr="00250617" w:rsidRDefault="001C5D8E" w:rsidP="001C5D8E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GB"/>
                <w14:ligatures w14:val="none"/>
              </w:rPr>
            </w:pP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>Ввести</w:t>
            </w:r>
            <w:r w:rsidRPr="00250617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>в</w:t>
            </w:r>
            <w:r w:rsidRPr="00250617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>поле</w:t>
            </w:r>
            <w:r w:rsidRPr="00250617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Username</w:t>
            </w:r>
            <w:r w:rsidRPr="00250617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 xml:space="preserve">» </w:t>
            </w: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>и</w:t>
            </w:r>
            <w:r w:rsidRPr="00250617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Password</w:t>
            </w:r>
            <w:r w:rsidRPr="00250617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 xml:space="preserve">» </w:t>
            </w: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>строки</w:t>
            </w:r>
            <w:r w:rsidRPr="00250617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Pr="00250617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«</w:t>
            </w:r>
            <w:r w:rsidR="0025061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SanyaPlot</w:t>
            </w:r>
            <w:r w:rsidRPr="00250617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», «</w:t>
            </w:r>
            <w:r w:rsidR="00250617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bekerov19</w:t>
            </w:r>
            <w:r w:rsidRPr="00250617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»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5623DC" w14:textId="5C97DD8C" w:rsidR="001C5D8E" w:rsidRPr="0048373B" w:rsidRDefault="001C5D8E" w:rsidP="001C5D8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>Отображение введенного логина и пароля в поле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AA99FE" w14:textId="676F88AC" w:rsidR="001C5D8E" w:rsidRPr="0048373B" w:rsidRDefault="001C5D8E" w:rsidP="001C5D8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Пройден. </w:t>
            </w:r>
          </w:p>
        </w:tc>
      </w:tr>
      <w:tr w:rsidR="001C5D8E" w:rsidRPr="001C5D8E" w14:paraId="5F00CEB1" w14:textId="77777777" w:rsidTr="001951B5">
        <w:trPr>
          <w:trHeight w:val="454"/>
        </w:trPr>
        <w:tc>
          <w:tcPr>
            <w:tcW w:w="4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85A7FA" w14:textId="0BE7F213" w:rsidR="001C5D8E" w:rsidRPr="0048373B" w:rsidRDefault="001C5D8E" w:rsidP="001C5D8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>Нажать на кнопку</w:t>
            </w:r>
            <w:r w:rsidR="00250617" w:rsidRPr="0025061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250617">
              <w:rPr>
                <w:rFonts w:ascii="Times New Roman" w:eastAsia="Times New Roman" w:hAnsi="Times New Roman" w:cs="Times New Roman"/>
                <w:sz w:val="28"/>
                <w:szCs w:val="28"/>
              </w:rPr>
              <w:t>«Повар» и</w:t>
            </w: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«Войти»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8A1D28" w14:textId="263C9D2F" w:rsidR="001C5D8E" w:rsidRPr="0048373B" w:rsidRDefault="001C5D8E" w:rsidP="001C5D8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>О</w:t>
            </w:r>
            <w:r w:rsidRPr="00EC442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ткрыта </w:t>
            </w:r>
            <w:r w:rsidR="00250617">
              <w:rPr>
                <w:rFonts w:ascii="Times New Roman" w:eastAsia="Times New Roman" w:hAnsi="Times New Roman" w:cs="Times New Roman"/>
                <w:sz w:val="28"/>
                <w:szCs w:val="28"/>
              </w:rPr>
              <w:t>страница повара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8D3A42" w14:textId="3B87E52B" w:rsidR="001C5D8E" w:rsidRPr="0048373B" w:rsidRDefault="001C5D8E" w:rsidP="001C5D8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Пройден. </w:t>
            </w:r>
          </w:p>
        </w:tc>
      </w:tr>
    </w:tbl>
    <w:p w14:paraId="3157C7DE" w14:textId="77777777" w:rsidR="00250617" w:rsidRDefault="00250617" w:rsidP="007E1883">
      <w:pPr>
        <w:spacing w:before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6A060C" w14:textId="77777777" w:rsidR="00250617" w:rsidRDefault="00250617" w:rsidP="007E1883">
      <w:pPr>
        <w:spacing w:before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A971DE" w14:textId="77777777" w:rsidR="00250617" w:rsidRDefault="00250617" w:rsidP="007E1883">
      <w:pPr>
        <w:spacing w:before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C5C35C" w14:textId="77777777" w:rsidR="00250617" w:rsidRDefault="00250617" w:rsidP="007E1883">
      <w:pPr>
        <w:spacing w:before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D9A001" w14:textId="571DFA4C" w:rsidR="00580F9F" w:rsidRPr="0048373B" w:rsidRDefault="00580F9F" w:rsidP="00580F9F">
      <w:pPr>
        <w:tabs>
          <w:tab w:val="left" w:pos="709"/>
        </w:tabs>
        <w:spacing w:before="280"/>
        <w:jc w:val="both"/>
        <w:rPr>
          <w:rFonts w:ascii="Times New Roman" w:hAnsi="Times New Roman" w:cs="Times New Roman"/>
          <w:sz w:val="28"/>
          <w:szCs w:val="28"/>
        </w:rPr>
      </w:pPr>
      <w:r w:rsidRPr="0048373B">
        <w:rPr>
          <w:rFonts w:ascii="Times New Roman" w:hAnsi="Times New Roman" w:cs="Times New Roman"/>
          <w:sz w:val="28"/>
          <w:szCs w:val="28"/>
        </w:rPr>
        <w:t>Таблица 3.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48373B">
        <w:rPr>
          <w:rFonts w:ascii="Times New Roman" w:hAnsi="Times New Roman" w:cs="Times New Roman"/>
          <w:sz w:val="28"/>
          <w:szCs w:val="28"/>
        </w:rPr>
        <w:t xml:space="preserve"> – Тест-кейс для функции </w:t>
      </w:r>
      <w:r>
        <w:rPr>
          <w:rFonts w:ascii="Times New Roman" w:hAnsi="Times New Roman" w:cs="Times New Roman"/>
          <w:sz w:val="28"/>
          <w:szCs w:val="28"/>
        </w:rPr>
        <w:t>авторизации администратора в приложении</w:t>
      </w:r>
    </w:p>
    <w:p w14:paraId="455C1D49" w14:textId="77777777" w:rsidR="00AC73AC" w:rsidRDefault="00AC73AC" w:rsidP="00AC73AC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9630" w:type="dxa"/>
        <w:tblLayout w:type="fixed"/>
        <w:tblLook w:val="04A0" w:firstRow="1" w:lastRow="0" w:firstColumn="1" w:lastColumn="0" w:noHBand="0" w:noVBand="1"/>
      </w:tblPr>
      <w:tblGrid>
        <w:gridCol w:w="4391"/>
        <w:gridCol w:w="2977"/>
        <w:gridCol w:w="2262"/>
      </w:tblGrid>
      <w:tr w:rsidR="00250617" w14:paraId="2E420A81" w14:textId="77777777" w:rsidTr="0014562C">
        <w:trPr>
          <w:trHeight w:val="454"/>
        </w:trPr>
        <w:tc>
          <w:tcPr>
            <w:tcW w:w="4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75F302" w14:textId="77777777" w:rsidR="00250617" w:rsidRDefault="00250617" w:rsidP="001456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Действие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F88E9D" w14:textId="77777777" w:rsidR="00250617" w:rsidRDefault="00250617" w:rsidP="001456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Ожидаемый результат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83CC50" w14:textId="77777777" w:rsidR="00250617" w:rsidRDefault="00250617" w:rsidP="001456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Результат теста</w:t>
            </w:r>
          </w:p>
        </w:tc>
      </w:tr>
      <w:tr w:rsidR="00250617" w14:paraId="13C82FEE" w14:textId="77777777" w:rsidTr="0014562C">
        <w:trPr>
          <w:trHeight w:val="454"/>
        </w:trPr>
        <w:tc>
          <w:tcPr>
            <w:tcW w:w="4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99D101" w14:textId="77777777" w:rsidR="00250617" w:rsidRPr="001951B5" w:rsidRDefault="00250617" w:rsidP="0014562C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Открыть приложение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«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SynthFoods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»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F3DA8C" w14:textId="77777777" w:rsidR="00250617" w:rsidRDefault="00250617" w:rsidP="0014562C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4837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Приложение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SynthFoods</w:t>
            </w:r>
            <w:r w:rsidRPr="004837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» открыто и доступно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13F5C4" w14:textId="77777777" w:rsidR="00250617" w:rsidRDefault="00250617" w:rsidP="0014562C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250617" w:rsidRPr="001C5D8E" w14:paraId="2634A2DE" w14:textId="77777777" w:rsidTr="0014562C">
        <w:trPr>
          <w:trHeight w:val="454"/>
        </w:trPr>
        <w:tc>
          <w:tcPr>
            <w:tcW w:w="4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E37B22" w14:textId="4578DA23" w:rsidR="00250617" w:rsidRPr="00250617" w:rsidRDefault="00250617" w:rsidP="0014562C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GB"/>
                <w14:ligatures w14:val="none"/>
              </w:rPr>
            </w:pP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>Ввести</w:t>
            </w:r>
            <w:r w:rsidRPr="00250617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>в</w:t>
            </w:r>
            <w:r w:rsidRPr="00250617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>поле</w:t>
            </w:r>
            <w:r w:rsidRPr="00250617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Username</w:t>
            </w:r>
            <w:r w:rsidRPr="00250617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 xml:space="preserve">» </w:t>
            </w: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>и</w:t>
            </w:r>
            <w:r w:rsidRPr="00250617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Password</w:t>
            </w:r>
            <w:r w:rsidRPr="00250617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 xml:space="preserve">» </w:t>
            </w: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>строки</w:t>
            </w:r>
            <w:r w:rsidRPr="00250617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DanyaSpeedster</w:t>
            </w:r>
            <w:r w:rsidRPr="00250617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», 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420Ss8420</w:t>
            </w:r>
            <w:r w:rsidRPr="00250617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»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F76746" w14:textId="77777777" w:rsidR="00250617" w:rsidRPr="0048373B" w:rsidRDefault="00250617" w:rsidP="0014562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>Отображение введенного логина и пароля в поле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41AA72" w14:textId="77777777" w:rsidR="00250617" w:rsidRPr="0048373B" w:rsidRDefault="00250617" w:rsidP="001456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Пройден. </w:t>
            </w:r>
          </w:p>
        </w:tc>
      </w:tr>
      <w:tr w:rsidR="00250617" w:rsidRPr="001C5D8E" w14:paraId="6CA8A4EA" w14:textId="77777777" w:rsidTr="0014562C">
        <w:trPr>
          <w:trHeight w:val="454"/>
        </w:trPr>
        <w:tc>
          <w:tcPr>
            <w:tcW w:w="4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58F51E" w14:textId="6EA825B6" w:rsidR="00250617" w:rsidRPr="0048373B" w:rsidRDefault="00250617" w:rsidP="001456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>Нажать на кнопку</w:t>
            </w:r>
            <w:r w:rsidRPr="0025061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Курьер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» и</w:t>
            </w: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«Войти»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C04AE8" w14:textId="30236028" w:rsidR="00250617" w:rsidRPr="00250617" w:rsidRDefault="00250617" w:rsidP="001456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>О</w:t>
            </w:r>
            <w:r w:rsidRPr="00EC442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ткрыта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страница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курьера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0652F0" w14:textId="77777777" w:rsidR="00250617" w:rsidRPr="0048373B" w:rsidRDefault="00250617" w:rsidP="001456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Пройден. </w:t>
            </w:r>
          </w:p>
        </w:tc>
      </w:tr>
    </w:tbl>
    <w:p w14:paraId="296B73E9" w14:textId="7996AC38" w:rsidR="00580F9F" w:rsidRPr="0048373B" w:rsidRDefault="00580F9F" w:rsidP="00580F9F">
      <w:pPr>
        <w:tabs>
          <w:tab w:val="left" w:pos="709"/>
        </w:tabs>
        <w:spacing w:before="2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48373B">
        <w:rPr>
          <w:rFonts w:ascii="Times New Roman" w:hAnsi="Times New Roman" w:cs="Times New Roman"/>
          <w:sz w:val="28"/>
          <w:szCs w:val="28"/>
        </w:rPr>
        <w:t>аблица 3.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48373B">
        <w:rPr>
          <w:rFonts w:ascii="Times New Roman" w:hAnsi="Times New Roman" w:cs="Times New Roman"/>
          <w:sz w:val="28"/>
          <w:szCs w:val="28"/>
        </w:rPr>
        <w:t xml:space="preserve"> – Тест-кейс для функции </w:t>
      </w:r>
      <w:r>
        <w:rPr>
          <w:rFonts w:ascii="Times New Roman" w:hAnsi="Times New Roman" w:cs="Times New Roman"/>
          <w:sz w:val="28"/>
          <w:szCs w:val="28"/>
        </w:rPr>
        <w:t>авторизации администратора в приложении</w:t>
      </w:r>
    </w:p>
    <w:p w14:paraId="044062DC" w14:textId="77777777" w:rsidR="00AC73AC" w:rsidRDefault="00AC73AC" w:rsidP="00AC73AC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9630" w:type="dxa"/>
        <w:tblLayout w:type="fixed"/>
        <w:tblLook w:val="04A0" w:firstRow="1" w:lastRow="0" w:firstColumn="1" w:lastColumn="0" w:noHBand="0" w:noVBand="1"/>
      </w:tblPr>
      <w:tblGrid>
        <w:gridCol w:w="4391"/>
        <w:gridCol w:w="2977"/>
        <w:gridCol w:w="2262"/>
      </w:tblGrid>
      <w:tr w:rsidR="00250617" w14:paraId="76D317EA" w14:textId="77777777" w:rsidTr="0014562C">
        <w:trPr>
          <w:trHeight w:val="454"/>
        </w:trPr>
        <w:tc>
          <w:tcPr>
            <w:tcW w:w="4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13EF08" w14:textId="77777777" w:rsidR="00250617" w:rsidRDefault="00250617" w:rsidP="001456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Действие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C60968" w14:textId="77777777" w:rsidR="00250617" w:rsidRDefault="00250617" w:rsidP="001456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Ожидаемый результат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63AC3A" w14:textId="77777777" w:rsidR="00250617" w:rsidRDefault="00250617" w:rsidP="001456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Результат теста</w:t>
            </w:r>
          </w:p>
        </w:tc>
      </w:tr>
      <w:tr w:rsidR="00250617" w14:paraId="02EA1494" w14:textId="77777777" w:rsidTr="0014562C">
        <w:trPr>
          <w:trHeight w:val="454"/>
        </w:trPr>
        <w:tc>
          <w:tcPr>
            <w:tcW w:w="4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496CF6" w14:textId="77777777" w:rsidR="00250617" w:rsidRPr="001951B5" w:rsidRDefault="00250617" w:rsidP="0014562C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Открыть приложение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«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SynthFoods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»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E5E412" w14:textId="77777777" w:rsidR="00250617" w:rsidRDefault="00250617" w:rsidP="0014562C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4837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Приложение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SynthFoods</w:t>
            </w:r>
            <w:r w:rsidRPr="004837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» открыто и доступно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6B640E" w14:textId="77777777" w:rsidR="00250617" w:rsidRDefault="00250617" w:rsidP="0014562C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250617" w:rsidRPr="001C5D8E" w14:paraId="6D7EB184" w14:textId="77777777" w:rsidTr="0014562C">
        <w:trPr>
          <w:trHeight w:val="454"/>
        </w:trPr>
        <w:tc>
          <w:tcPr>
            <w:tcW w:w="4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241AAD" w14:textId="0B0026EE" w:rsidR="00250617" w:rsidRPr="00250617" w:rsidRDefault="00250617" w:rsidP="0014562C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>Ввести</w:t>
            </w:r>
            <w:r w:rsidRPr="0025061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>в</w:t>
            </w:r>
            <w:r w:rsidRPr="0025061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>поле</w:t>
            </w:r>
            <w:r w:rsidRPr="0025061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Username</w:t>
            </w:r>
            <w:r w:rsidRPr="0025061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» </w:t>
            </w: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>и</w:t>
            </w:r>
            <w:r w:rsidRPr="0025061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Password</w:t>
            </w:r>
            <w:r w:rsidRPr="0025061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» </w:t>
            </w: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>строки</w:t>
            </w:r>
            <w:r w:rsidRPr="0025061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hz</w:t>
            </w:r>
            <w:r w:rsidRPr="00250617">
              <w:rPr>
                <w:rFonts w:ascii="Times New Roman" w:eastAsia="Times New Roman" w:hAnsi="Times New Roman" w:cs="Times New Roman"/>
                <w:sz w:val="28"/>
                <w:szCs w:val="28"/>
              </w:rPr>
              <w:t>», «</w:t>
            </w:r>
            <w:r w:rsidRPr="00250617">
              <w:rPr>
                <w:rFonts w:ascii="Times New Roman" w:eastAsia="Times New Roman" w:hAnsi="Times New Roman" w:cs="Times New Roman"/>
                <w:sz w:val="28"/>
                <w:szCs w:val="28"/>
              </w:rPr>
              <w:t>12345678</w:t>
            </w:r>
            <w:r w:rsidRPr="00250617">
              <w:rPr>
                <w:rFonts w:ascii="Times New Roman" w:eastAsia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203F6F" w14:textId="77777777" w:rsidR="00250617" w:rsidRPr="0048373B" w:rsidRDefault="00250617" w:rsidP="0014562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>Отображение введенного логина и пароля в поле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2E54F9" w14:textId="6CF5E34A" w:rsidR="00250617" w:rsidRPr="0048373B" w:rsidRDefault="00250617" w:rsidP="001456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Пройден. </w:t>
            </w:r>
          </w:p>
        </w:tc>
      </w:tr>
      <w:tr w:rsidR="00250617" w:rsidRPr="001C5D8E" w14:paraId="17ABC581" w14:textId="77777777" w:rsidTr="00E35179">
        <w:trPr>
          <w:trHeight w:val="633"/>
        </w:trPr>
        <w:tc>
          <w:tcPr>
            <w:tcW w:w="4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6D05B9" w14:textId="147044D1" w:rsidR="00250617" w:rsidRPr="0048373B" w:rsidRDefault="00250617" w:rsidP="001456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>Нажать на кнопку</w:t>
            </w:r>
            <w:r w:rsidRPr="0025061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Администратор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» и</w:t>
            </w: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«Войти»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814BEB" w14:textId="56B986B4" w:rsidR="00250617" w:rsidRPr="00E35179" w:rsidRDefault="00250617" w:rsidP="001456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>О</w:t>
            </w:r>
            <w:r w:rsidRPr="00EC442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ткрыта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страница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E35179">
              <w:rPr>
                <w:rFonts w:ascii="Times New Roman" w:eastAsia="Times New Roman" w:hAnsi="Times New Roman" w:cs="Times New Roman"/>
                <w:sz w:val="28"/>
                <w:szCs w:val="28"/>
              </w:rPr>
              <w:t>администратора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4A5BAD" w14:textId="4BBD0763" w:rsidR="00250617" w:rsidRPr="0048373B" w:rsidRDefault="00250617" w:rsidP="00E3517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Пройден. </w:t>
            </w:r>
            <w:r w:rsidR="00E35179"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 изображен на картинке Б.2</w:t>
            </w:r>
          </w:p>
        </w:tc>
      </w:tr>
    </w:tbl>
    <w:p w14:paraId="569B8789" w14:textId="77777777" w:rsidR="00A64F7C" w:rsidRDefault="00A64F7C" w:rsidP="00AC73AC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EE6EB1" w14:textId="77777777" w:rsidR="00580F9F" w:rsidRDefault="00580F9F" w:rsidP="00AC73AC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6BADD3" w14:textId="77777777" w:rsidR="00580F9F" w:rsidRDefault="00580F9F" w:rsidP="00AC73AC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5E5756" w14:textId="77777777" w:rsidR="00580F9F" w:rsidRDefault="00580F9F" w:rsidP="00AC73AC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C7CF2C" w14:textId="77777777" w:rsidR="00580F9F" w:rsidRDefault="00580F9F" w:rsidP="00AC73AC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07AC37" w14:textId="77777777" w:rsidR="00580F9F" w:rsidRDefault="00580F9F" w:rsidP="00AC73AC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9E2F5A" w14:textId="77777777" w:rsidR="00580F9F" w:rsidRDefault="00580F9F" w:rsidP="00AC73AC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B56EFF" w14:textId="77777777" w:rsidR="00580F9F" w:rsidRDefault="00580F9F" w:rsidP="00AC73AC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505580" w14:textId="77777777" w:rsidR="00580F9F" w:rsidRDefault="00580F9F" w:rsidP="00AC73AC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9E58DA" w14:textId="77777777" w:rsidR="00580F9F" w:rsidRDefault="00580F9F" w:rsidP="00AC73AC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2B3BC6" w14:textId="77777777" w:rsidR="00580F9F" w:rsidRDefault="00580F9F" w:rsidP="00AC73AC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BAAE9E" w14:textId="77777777" w:rsidR="00580F9F" w:rsidRDefault="00580F9F" w:rsidP="00AC73AC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51DDBC" w14:textId="76B36B54" w:rsidR="00580F9F" w:rsidRPr="0048373B" w:rsidRDefault="00580F9F" w:rsidP="00580F9F">
      <w:pPr>
        <w:tabs>
          <w:tab w:val="left" w:pos="709"/>
        </w:tabs>
        <w:spacing w:before="280"/>
        <w:jc w:val="both"/>
        <w:rPr>
          <w:rFonts w:ascii="Times New Roman" w:hAnsi="Times New Roman" w:cs="Times New Roman"/>
          <w:sz w:val="28"/>
          <w:szCs w:val="28"/>
        </w:rPr>
      </w:pPr>
      <w:r w:rsidRPr="0048373B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48373B">
        <w:rPr>
          <w:rFonts w:ascii="Times New Roman" w:hAnsi="Times New Roman" w:cs="Times New Roman"/>
          <w:sz w:val="28"/>
          <w:szCs w:val="28"/>
        </w:rPr>
        <w:t xml:space="preserve"> – Тест-кейс для функции </w:t>
      </w:r>
      <w:r w:rsidR="007D33A6">
        <w:rPr>
          <w:rFonts w:ascii="Times New Roman" w:hAnsi="Times New Roman" w:cs="Times New Roman"/>
          <w:sz w:val="28"/>
          <w:szCs w:val="28"/>
        </w:rPr>
        <w:t>оповещения о неправильных данных при авторизации</w:t>
      </w:r>
    </w:p>
    <w:p w14:paraId="10415C1A" w14:textId="77777777" w:rsidR="00AC73AC" w:rsidRDefault="00AC73AC" w:rsidP="00AC73AC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9630" w:type="dxa"/>
        <w:tblLayout w:type="fixed"/>
        <w:tblLook w:val="04A0" w:firstRow="1" w:lastRow="0" w:firstColumn="1" w:lastColumn="0" w:noHBand="0" w:noVBand="1"/>
      </w:tblPr>
      <w:tblGrid>
        <w:gridCol w:w="4391"/>
        <w:gridCol w:w="2977"/>
        <w:gridCol w:w="2262"/>
      </w:tblGrid>
      <w:tr w:rsidR="00AC73AC" w14:paraId="496B98AC" w14:textId="77777777" w:rsidTr="0014562C">
        <w:trPr>
          <w:trHeight w:val="454"/>
        </w:trPr>
        <w:tc>
          <w:tcPr>
            <w:tcW w:w="4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770692" w14:textId="77777777" w:rsidR="00AC73AC" w:rsidRDefault="00AC73AC" w:rsidP="001456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Действие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43E090" w14:textId="77777777" w:rsidR="00AC73AC" w:rsidRDefault="00AC73AC" w:rsidP="001456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Ожидаемый результат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0ABFC4" w14:textId="77777777" w:rsidR="00AC73AC" w:rsidRDefault="00AC73AC" w:rsidP="001456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Результат теста</w:t>
            </w:r>
          </w:p>
        </w:tc>
      </w:tr>
      <w:tr w:rsidR="00AC73AC" w14:paraId="41914513" w14:textId="77777777" w:rsidTr="0014562C">
        <w:trPr>
          <w:trHeight w:val="454"/>
        </w:trPr>
        <w:tc>
          <w:tcPr>
            <w:tcW w:w="4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CCC97D" w14:textId="77777777" w:rsidR="00AC73AC" w:rsidRPr="001951B5" w:rsidRDefault="00AC73AC" w:rsidP="0014562C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Открыть приложение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«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SynthFoods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»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5A936F" w14:textId="77777777" w:rsidR="00AC73AC" w:rsidRDefault="00AC73AC" w:rsidP="0014562C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4837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Приложение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SynthFoods</w:t>
            </w:r>
            <w:r w:rsidRPr="004837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» открыто и доступно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D6C6B0" w14:textId="77777777" w:rsidR="00AC73AC" w:rsidRDefault="00AC73AC" w:rsidP="0014562C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AC73AC" w:rsidRPr="001C5D8E" w14:paraId="32DFCA84" w14:textId="77777777" w:rsidTr="0014562C">
        <w:trPr>
          <w:trHeight w:val="454"/>
        </w:trPr>
        <w:tc>
          <w:tcPr>
            <w:tcW w:w="4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13BC65" w14:textId="17244273" w:rsidR="00AC73AC" w:rsidRPr="00250617" w:rsidRDefault="00AC73AC" w:rsidP="0014562C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>Ввести</w:t>
            </w:r>
            <w:r w:rsidRPr="0025061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>в</w:t>
            </w:r>
            <w:r w:rsidRPr="0025061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>поле</w:t>
            </w:r>
            <w:r w:rsidRPr="0025061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Username</w:t>
            </w:r>
            <w:r w:rsidRPr="0025061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» </w:t>
            </w: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>и</w:t>
            </w:r>
            <w:r w:rsidRPr="0025061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Password</w:t>
            </w:r>
            <w:r w:rsidRPr="0025061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» </w:t>
            </w: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>строки</w:t>
            </w:r>
            <w:r w:rsidRPr="0025061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hz</w:t>
            </w:r>
            <w:r w:rsidR="00E3517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zzzzz</w:t>
            </w:r>
            <w:r w:rsidRPr="00250617">
              <w:rPr>
                <w:rFonts w:ascii="Times New Roman" w:eastAsia="Times New Roman" w:hAnsi="Times New Roman" w:cs="Times New Roman"/>
                <w:sz w:val="28"/>
                <w:szCs w:val="28"/>
              </w:rPr>
              <w:t>», «1234»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2F6E5E" w14:textId="77777777" w:rsidR="00AC73AC" w:rsidRPr="0048373B" w:rsidRDefault="00AC73AC" w:rsidP="0014562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>Отображение введенного логина и пароля в поле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A9F9C5" w14:textId="0DF11BDD" w:rsidR="00AC73AC" w:rsidRPr="0048373B" w:rsidRDefault="00AC73AC" w:rsidP="001456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Пройден. </w:t>
            </w:r>
          </w:p>
        </w:tc>
      </w:tr>
      <w:tr w:rsidR="00AC73AC" w:rsidRPr="001C5D8E" w14:paraId="4D9782E5" w14:textId="77777777" w:rsidTr="0014562C">
        <w:trPr>
          <w:trHeight w:val="454"/>
        </w:trPr>
        <w:tc>
          <w:tcPr>
            <w:tcW w:w="4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68FC86" w14:textId="77777777" w:rsidR="00AC73AC" w:rsidRPr="0048373B" w:rsidRDefault="00AC73AC" w:rsidP="001456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>Нажать на кнопку</w:t>
            </w:r>
            <w:r w:rsidRPr="0025061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«Администратор» и</w:t>
            </w: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«Войти»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AC80F7" w14:textId="53D0B0F1" w:rsidR="00AC73AC" w:rsidRPr="00250617" w:rsidRDefault="001F334F" w:rsidP="001456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Оповещение о неверном вводе.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DC46DD" w14:textId="77777777" w:rsidR="00AC73AC" w:rsidRPr="0048373B" w:rsidRDefault="00AC73AC" w:rsidP="001456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Пройден. </w:t>
            </w:r>
          </w:p>
        </w:tc>
      </w:tr>
    </w:tbl>
    <w:p w14:paraId="68C9E0D4" w14:textId="79612C25" w:rsidR="00580F9F" w:rsidRPr="0048373B" w:rsidRDefault="00580F9F" w:rsidP="00580F9F">
      <w:pPr>
        <w:tabs>
          <w:tab w:val="left" w:pos="709"/>
        </w:tabs>
        <w:spacing w:before="280"/>
        <w:jc w:val="both"/>
        <w:rPr>
          <w:rFonts w:ascii="Times New Roman" w:hAnsi="Times New Roman" w:cs="Times New Roman"/>
          <w:sz w:val="28"/>
          <w:szCs w:val="28"/>
        </w:rPr>
      </w:pPr>
      <w:r w:rsidRPr="0048373B">
        <w:rPr>
          <w:rFonts w:ascii="Times New Roman" w:hAnsi="Times New Roman" w:cs="Times New Roman"/>
          <w:sz w:val="28"/>
          <w:szCs w:val="28"/>
        </w:rPr>
        <w:t>Таблица 3.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48373B">
        <w:rPr>
          <w:rFonts w:ascii="Times New Roman" w:hAnsi="Times New Roman" w:cs="Times New Roman"/>
          <w:sz w:val="28"/>
          <w:szCs w:val="28"/>
        </w:rPr>
        <w:t xml:space="preserve"> – Тест-кейс для функции </w:t>
      </w:r>
      <w:r w:rsidR="007D33A6">
        <w:rPr>
          <w:rFonts w:ascii="Times New Roman" w:hAnsi="Times New Roman" w:cs="Times New Roman"/>
          <w:sz w:val="28"/>
          <w:szCs w:val="28"/>
        </w:rPr>
        <w:t>добавления пользователя в базу данных</w:t>
      </w:r>
    </w:p>
    <w:p w14:paraId="05D531F4" w14:textId="77777777" w:rsidR="001F334F" w:rsidRDefault="001F334F" w:rsidP="001F334F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9630" w:type="dxa"/>
        <w:tblLayout w:type="fixed"/>
        <w:tblLook w:val="04A0" w:firstRow="1" w:lastRow="0" w:firstColumn="1" w:lastColumn="0" w:noHBand="0" w:noVBand="1"/>
      </w:tblPr>
      <w:tblGrid>
        <w:gridCol w:w="4391"/>
        <w:gridCol w:w="2977"/>
        <w:gridCol w:w="2262"/>
      </w:tblGrid>
      <w:tr w:rsidR="001F334F" w14:paraId="243739ED" w14:textId="77777777" w:rsidTr="0014562C">
        <w:trPr>
          <w:trHeight w:val="454"/>
        </w:trPr>
        <w:tc>
          <w:tcPr>
            <w:tcW w:w="4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EA1A42" w14:textId="77777777" w:rsidR="001F334F" w:rsidRDefault="001F334F" w:rsidP="001456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Действие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FE2DCB" w14:textId="77777777" w:rsidR="001F334F" w:rsidRDefault="001F334F" w:rsidP="001456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Ожидаемый результат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2F9A18" w14:textId="77777777" w:rsidR="001F334F" w:rsidRDefault="001F334F" w:rsidP="001456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Результат теста</w:t>
            </w:r>
          </w:p>
        </w:tc>
      </w:tr>
      <w:tr w:rsidR="001F334F" w14:paraId="00E43F7D" w14:textId="77777777" w:rsidTr="0014562C">
        <w:trPr>
          <w:trHeight w:val="454"/>
        </w:trPr>
        <w:tc>
          <w:tcPr>
            <w:tcW w:w="4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B5FD34" w14:textId="684AF3D5" w:rsidR="001F334F" w:rsidRPr="001951B5" w:rsidRDefault="00804F6F" w:rsidP="0014562C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Войти в форму </w:t>
            </w:r>
            <w:r w:rsidR="00A64F7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администратора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BFB85D" w14:textId="4787C8E7" w:rsidR="001F334F" w:rsidRDefault="00A64F7C" w:rsidP="0014562C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Форма администратора открыта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10A706" w14:textId="77777777" w:rsidR="001F334F" w:rsidRDefault="001F334F" w:rsidP="0014562C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1F334F" w:rsidRPr="001C5D8E" w14:paraId="13ADB39C" w14:textId="77777777" w:rsidTr="0014562C">
        <w:trPr>
          <w:trHeight w:val="454"/>
        </w:trPr>
        <w:tc>
          <w:tcPr>
            <w:tcW w:w="4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645BA0" w14:textId="0AD979FC" w:rsidR="001F334F" w:rsidRPr="00250617" w:rsidRDefault="00A64F7C" w:rsidP="0014562C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Нажать на кнопку «Добавить пользователя»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1BF253" w14:textId="2DA38CA9" w:rsidR="001F334F" w:rsidRPr="0048373B" w:rsidRDefault="00A64F7C" w:rsidP="0014562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добавления пользователя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2C405B" w14:textId="77777777" w:rsidR="001F334F" w:rsidRPr="0048373B" w:rsidRDefault="001F334F" w:rsidP="001456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Пройден. </w:t>
            </w:r>
          </w:p>
        </w:tc>
      </w:tr>
      <w:tr w:rsidR="001F334F" w:rsidRPr="001C5D8E" w14:paraId="0203BEB8" w14:textId="77777777" w:rsidTr="0014562C">
        <w:trPr>
          <w:trHeight w:val="454"/>
        </w:trPr>
        <w:tc>
          <w:tcPr>
            <w:tcW w:w="4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D02544" w14:textId="6386EAA0" w:rsidR="001F334F" w:rsidRPr="0048373B" w:rsidRDefault="00A64F7C" w:rsidP="001456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Ввести в текстовые поля логин, пароль и пароль администратора в соответствующие поля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326105" w14:textId="782EC933" w:rsidR="001F334F" w:rsidRPr="00250617" w:rsidRDefault="00A64F7C" w:rsidP="001456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Данные введены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C0C2F3" w14:textId="77777777" w:rsidR="001F334F" w:rsidRPr="0048373B" w:rsidRDefault="001F334F" w:rsidP="001456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Пройден. </w:t>
            </w:r>
          </w:p>
        </w:tc>
      </w:tr>
      <w:tr w:rsidR="00A64F7C" w:rsidRPr="001C5D8E" w14:paraId="55ADFF4C" w14:textId="77777777" w:rsidTr="0014562C">
        <w:trPr>
          <w:trHeight w:val="454"/>
        </w:trPr>
        <w:tc>
          <w:tcPr>
            <w:tcW w:w="4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CD0C7B" w14:textId="77C98C2B" w:rsidR="00A64F7C" w:rsidRDefault="00A64F7C" w:rsidP="001456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Нажать кнопку «Курьер» и «Добавить»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64B6E2" w14:textId="38A846E3" w:rsidR="00A64F7C" w:rsidRDefault="00A64F7C" w:rsidP="001456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 типа «Курьер» добавлен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C8BAAA" w14:textId="51910A50" w:rsidR="00A64F7C" w:rsidRPr="0048373B" w:rsidRDefault="00A64F7C" w:rsidP="001456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Пройден.</w:t>
            </w:r>
          </w:p>
        </w:tc>
      </w:tr>
    </w:tbl>
    <w:p w14:paraId="6D90D122" w14:textId="50B006ED" w:rsidR="00580F9F" w:rsidRPr="007E1883" w:rsidRDefault="00580F9F" w:rsidP="00580F9F">
      <w:pPr>
        <w:tabs>
          <w:tab w:val="left" w:pos="709"/>
        </w:tabs>
        <w:spacing w:before="280" w:after="280"/>
        <w:jc w:val="both"/>
        <w:rPr>
          <w:rFonts w:ascii="Times New Roman" w:hAnsi="Times New Roman" w:cs="Times New Roman"/>
          <w:sz w:val="28"/>
          <w:szCs w:val="28"/>
        </w:rPr>
      </w:pPr>
      <w:r w:rsidRPr="0048373B">
        <w:rPr>
          <w:rFonts w:ascii="Times New Roman" w:hAnsi="Times New Roman" w:cs="Times New Roman"/>
          <w:sz w:val="28"/>
          <w:szCs w:val="28"/>
        </w:rPr>
        <w:t>Таблица 3.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48373B">
        <w:rPr>
          <w:rFonts w:ascii="Times New Roman" w:hAnsi="Times New Roman" w:cs="Times New Roman"/>
          <w:sz w:val="28"/>
          <w:szCs w:val="28"/>
        </w:rPr>
        <w:t xml:space="preserve"> – Тест-кейс для функции </w:t>
      </w:r>
      <w:r w:rsidR="007D33A6">
        <w:rPr>
          <w:rFonts w:ascii="Times New Roman" w:hAnsi="Times New Roman" w:cs="Times New Roman"/>
          <w:sz w:val="28"/>
          <w:szCs w:val="28"/>
        </w:rPr>
        <w:t>удаления пользователя из базы данных</w:t>
      </w:r>
    </w:p>
    <w:tbl>
      <w:tblPr>
        <w:tblW w:w="9630" w:type="dxa"/>
        <w:tblLayout w:type="fixed"/>
        <w:tblLook w:val="04A0" w:firstRow="1" w:lastRow="0" w:firstColumn="1" w:lastColumn="0" w:noHBand="0" w:noVBand="1"/>
      </w:tblPr>
      <w:tblGrid>
        <w:gridCol w:w="4391"/>
        <w:gridCol w:w="2977"/>
        <w:gridCol w:w="2262"/>
      </w:tblGrid>
      <w:tr w:rsidR="00A64F7C" w14:paraId="19B00B5C" w14:textId="77777777" w:rsidTr="0014562C">
        <w:trPr>
          <w:trHeight w:val="454"/>
        </w:trPr>
        <w:tc>
          <w:tcPr>
            <w:tcW w:w="4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74702B" w14:textId="77777777" w:rsidR="00A64F7C" w:rsidRDefault="00A64F7C" w:rsidP="001456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Действие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000739" w14:textId="77777777" w:rsidR="00A64F7C" w:rsidRDefault="00A64F7C" w:rsidP="001456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Ожидаемый результат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21FB3D" w14:textId="77777777" w:rsidR="00A64F7C" w:rsidRDefault="00A64F7C" w:rsidP="001456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Результат теста</w:t>
            </w:r>
          </w:p>
        </w:tc>
      </w:tr>
      <w:tr w:rsidR="00A64F7C" w14:paraId="7B2A4F04" w14:textId="77777777" w:rsidTr="0014562C">
        <w:trPr>
          <w:trHeight w:val="454"/>
        </w:trPr>
        <w:tc>
          <w:tcPr>
            <w:tcW w:w="4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B084BE" w14:textId="77777777" w:rsidR="00A64F7C" w:rsidRPr="001951B5" w:rsidRDefault="00A64F7C" w:rsidP="0014562C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Войти в форму администратора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E128F7" w14:textId="77777777" w:rsidR="00A64F7C" w:rsidRDefault="00A64F7C" w:rsidP="0014562C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Форма администратора открыта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ED718F" w14:textId="77777777" w:rsidR="00A64F7C" w:rsidRDefault="00A64F7C" w:rsidP="0014562C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A64F7C" w:rsidRPr="001C5D8E" w14:paraId="14267018" w14:textId="77777777" w:rsidTr="0014562C">
        <w:trPr>
          <w:trHeight w:val="454"/>
        </w:trPr>
        <w:tc>
          <w:tcPr>
            <w:tcW w:w="4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264504" w14:textId="58B27DBF" w:rsidR="00A64F7C" w:rsidRPr="00250617" w:rsidRDefault="00A64F7C" w:rsidP="0014562C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Нажать на кнопку «</w:t>
            </w:r>
            <w:r w:rsidR="00DD58A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Удалить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пользователя»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3267F8" w14:textId="19579891" w:rsidR="00A64F7C" w:rsidRPr="0048373B" w:rsidRDefault="00A64F7C" w:rsidP="0014562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  <w:r w:rsidR="009F073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удаления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пользователя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CB73CE" w14:textId="77777777" w:rsidR="00A64F7C" w:rsidRPr="0048373B" w:rsidRDefault="00A64F7C" w:rsidP="001456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Пройден. </w:t>
            </w:r>
          </w:p>
        </w:tc>
      </w:tr>
      <w:tr w:rsidR="00A64F7C" w:rsidRPr="001C5D8E" w14:paraId="32922930" w14:textId="77777777" w:rsidTr="0014562C">
        <w:trPr>
          <w:trHeight w:val="454"/>
        </w:trPr>
        <w:tc>
          <w:tcPr>
            <w:tcW w:w="4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A6FC6C" w14:textId="77777777" w:rsidR="00A64F7C" w:rsidRPr="0048373B" w:rsidRDefault="00A64F7C" w:rsidP="001456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Ввести в текстовые поля логин, пароль и пароль администратора в соответствующие поля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2E7B73" w14:textId="77777777" w:rsidR="00A64F7C" w:rsidRPr="00250617" w:rsidRDefault="00A64F7C" w:rsidP="001456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Данные введены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42B7CD" w14:textId="77777777" w:rsidR="00A64F7C" w:rsidRPr="0048373B" w:rsidRDefault="00A64F7C" w:rsidP="001456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Пройден. </w:t>
            </w:r>
          </w:p>
        </w:tc>
      </w:tr>
      <w:tr w:rsidR="00A64F7C" w:rsidRPr="001C5D8E" w14:paraId="23F1A27B" w14:textId="77777777" w:rsidTr="0014562C">
        <w:trPr>
          <w:trHeight w:val="454"/>
        </w:trPr>
        <w:tc>
          <w:tcPr>
            <w:tcW w:w="4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42D7B4" w14:textId="1A24E304" w:rsidR="00A64F7C" w:rsidRDefault="00A64F7C" w:rsidP="001456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Нажать кнопку «Курьер» и «</w:t>
            </w:r>
            <w:r w:rsidR="007D33A6">
              <w:rPr>
                <w:rFonts w:ascii="Times New Roman" w:eastAsia="Times New Roman" w:hAnsi="Times New Roman" w:cs="Times New Roman"/>
                <w:sz w:val="28"/>
                <w:szCs w:val="28"/>
              </w:rPr>
              <w:t>Удалить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59CFE3" w14:textId="056CA065" w:rsidR="00A64F7C" w:rsidRDefault="00A64F7C" w:rsidP="001456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 типа «Курьер»</w:t>
            </w:r>
            <w:r w:rsidR="00DD58A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удален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88F37B" w14:textId="77777777" w:rsidR="00A64F7C" w:rsidRPr="0048373B" w:rsidRDefault="00A64F7C" w:rsidP="001456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Пройден.</w:t>
            </w:r>
          </w:p>
        </w:tc>
      </w:tr>
    </w:tbl>
    <w:p w14:paraId="30946BF0" w14:textId="77777777" w:rsidR="007E1883" w:rsidRDefault="007E1883" w:rsidP="007E1883">
      <w:pPr>
        <w:spacing w:before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0E307C" w14:textId="07DBFA29" w:rsidR="00DD58A1" w:rsidRPr="007E1883" w:rsidRDefault="00DD58A1" w:rsidP="00DD58A1">
      <w:pPr>
        <w:tabs>
          <w:tab w:val="left" w:pos="709"/>
        </w:tabs>
        <w:spacing w:before="280" w:after="280"/>
        <w:jc w:val="both"/>
        <w:rPr>
          <w:rFonts w:ascii="Times New Roman" w:hAnsi="Times New Roman" w:cs="Times New Roman"/>
          <w:sz w:val="28"/>
          <w:szCs w:val="28"/>
        </w:rPr>
      </w:pPr>
      <w:r w:rsidRPr="0048373B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48373B">
        <w:rPr>
          <w:rFonts w:ascii="Times New Roman" w:hAnsi="Times New Roman" w:cs="Times New Roman"/>
          <w:sz w:val="28"/>
          <w:szCs w:val="28"/>
        </w:rPr>
        <w:t xml:space="preserve"> – Тест-кейс для функции </w:t>
      </w:r>
      <w:r>
        <w:rPr>
          <w:rFonts w:ascii="Times New Roman" w:hAnsi="Times New Roman" w:cs="Times New Roman"/>
          <w:sz w:val="28"/>
          <w:szCs w:val="28"/>
        </w:rPr>
        <w:t>удаления пользователя из базы данных</w:t>
      </w:r>
    </w:p>
    <w:tbl>
      <w:tblPr>
        <w:tblW w:w="9630" w:type="dxa"/>
        <w:tblLayout w:type="fixed"/>
        <w:tblLook w:val="04A0" w:firstRow="1" w:lastRow="0" w:firstColumn="1" w:lastColumn="0" w:noHBand="0" w:noVBand="1"/>
      </w:tblPr>
      <w:tblGrid>
        <w:gridCol w:w="4391"/>
        <w:gridCol w:w="2977"/>
        <w:gridCol w:w="2262"/>
      </w:tblGrid>
      <w:tr w:rsidR="009F073C" w14:paraId="0D2A3F31" w14:textId="77777777" w:rsidTr="000C0EC3">
        <w:trPr>
          <w:trHeight w:val="454"/>
        </w:trPr>
        <w:tc>
          <w:tcPr>
            <w:tcW w:w="4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E7109B" w14:textId="0467518E" w:rsidR="009F073C" w:rsidRPr="001951B5" w:rsidRDefault="009F073C" w:rsidP="009F073C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Действие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74B698" w14:textId="0AB0569B" w:rsidR="009F073C" w:rsidRDefault="009F073C" w:rsidP="009F073C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Ожидаемый результат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8DA61C" w14:textId="29F73D9E" w:rsidR="009F073C" w:rsidRDefault="009F073C" w:rsidP="009F073C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Результат теста</w:t>
            </w:r>
          </w:p>
        </w:tc>
      </w:tr>
      <w:tr w:rsidR="009F073C" w14:paraId="42533DCE" w14:textId="77777777" w:rsidTr="0014562C">
        <w:trPr>
          <w:trHeight w:val="454"/>
        </w:trPr>
        <w:tc>
          <w:tcPr>
            <w:tcW w:w="4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1735F8" w14:textId="52446F81" w:rsidR="009F073C" w:rsidRDefault="009F073C" w:rsidP="009F073C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Войти в форму администратора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7E3DE5" w14:textId="7CB36838" w:rsidR="009F073C" w:rsidRDefault="009F073C" w:rsidP="009F073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Форма администратора открыта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1922A7" w14:textId="14EE9D1C" w:rsidR="009F073C" w:rsidRPr="0048373B" w:rsidRDefault="009F073C" w:rsidP="009F073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9F073C" w:rsidRPr="0048373B" w14:paraId="2D711506" w14:textId="77777777" w:rsidTr="0014562C">
        <w:trPr>
          <w:trHeight w:val="454"/>
        </w:trPr>
        <w:tc>
          <w:tcPr>
            <w:tcW w:w="4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7160F9" w14:textId="31896596" w:rsidR="009F073C" w:rsidRPr="00250617" w:rsidRDefault="009F073C" w:rsidP="009F073C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Нажать на кнопку «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Добавить заказ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»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A223EB" w14:textId="6BAB30A7" w:rsidR="009F073C" w:rsidRPr="0048373B" w:rsidRDefault="009F073C" w:rsidP="009F073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добавления заказа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48EB20" w14:textId="77777777" w:rsidR="009F073C" w:rsidRPr="0048373B" w:rsidRDefault="009F073C" w:rsidP="009F073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Пройден. </w:t>
            </w:r>
          </w:p>
        </w:tc>
      </w:tr>
      <w:tr w:rsidR="009F073C" w:rsidRPr="0048373B" w14:paraId="5D9EC166" w14:textId="77777777" w:rsidTr="0014562C">
        <w:trPr>
          <w:trHeight w:val="454"/>
        </w:trPr>
        <w:tc>
          <w:tcPr>
            <w:tcW w:w="4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405E52" w14:textId="7BD0A636" w:rsidR="009F073C" w:rsidRPr="0048373B" w:rsidRDefault="009F073C" w:rsidP="009F073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Ввести в текстовые поля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имя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адрес,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9F073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повара и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9F073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курьера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соответствующие поля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6F5325" w14:textId="77777777" w:rsidR="009F073C" w:rsidRPr="00250617" w:rsidRDefault="009F073C" w:rsidP="009F073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Данные введены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D586BD" w14:textId="77777777" w:rsidR="009F073C" w:rsidRPr="0048373B" w:rsidRDefault="009F073C" w:rsidP="009F073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837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Пройден. </w:t>
            </w:r>
          </w:p>
        </w:tc>
      </w:tr>
      <w:tr w:rsidR="009F073C" w:rsidRPr="0048373B" w14:paraId="5C745C95" w14:textId="77777777" w:rsidTr="0014562C">
        <w:trPr>
          <w:trHeight w:val="454"/>
        </w:trPr>
        <w:tc>
          <w:tcPr>
            <w:tcW w:w="4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6E3D7F" w14:textId="3704C8A1" w:rsidR="009F073C" w:rsidRDefault="009F073C" w:rsidP="009F073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Нажать кнопку 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Добавить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3A0A00" w14:textId="2C863E93" w:rsidR="009F073C" w:rsidRDefault="009F073C" w:rsidP="009F073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Заказ добавлен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9E8C2D" w14:textId="77777777" w:rsidR="009F073C" w:rsidRPr="0048373B" w:rsidRDefault="009F073C" w:rsidP="009F073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Пройден.</w:t>
            </w:r>
          </w:p>
        </w:tc>
      </w:tr>
    </w:tbl>
    <w:p w14:paraId="4474CAA4" w14:textId="30E72109" w:rsidR="00770DEE" w:rsidRPr="001568D5" w:rsidRDefault="00770DEE" w:rsidP="001951B5">
      <w:pPr>
        <w:pStyle w:val="2"/>
      </w:pPr>
      <w:bookmarkStart w:id="84" w:name="_Toc138892926"/>
      <w:bookmarkStart w:id="85" w:name="_Toc167632406"/>
      <w:bookmarkStart w:id="86" w:name="_Toc167632501"/>
      <w:r w:rsidRPr="001951B5">
        <w:t>Описание</w:t>
      </w:r>
      <w:r w:rsidRPr="00366612">
        <w:t xml:space="preserve"> справочной системы</w:t>
      </w:r>
      <w:bookmarkEnd w:id="84"/>
      <w:bookmarkEnd w:id="85"/>
      <w:bookmarkEnd w:id="86"/>
    </w:p>
    <w:p w14:paraId="1D67A32F" w14:textId="51DECBDC" w:rsidR="00BB6B20" w:rsidRPr="00250617" w:rsidRDefault="00770DEE" w:rsidP="00250617">
      <w:pPr>
        <w:pStyle w:val="a1"/>
        <w:tabs>
          <w:tab w:val="left" w:pos="1701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2C06">
        <w:rPr>
          <w:rFonts w:ascii="Times New Roman" w:hAnsi="Times New Roman" w:cs="Times New Roman"/>
          <w:sz w:val="28"/>
          <w:szCs w:val="28"/>
        </w:rPr>
        <w:t>Для разработки справочной системы</w:t>
      </w:r>
      <w:bookmarkStart w:id="87" w:name="_Toc138892927"/>
      <w:bookmarkStart w:id="88" w:name="_Toc167632407"/>
      <w:bookmarkStart w:id="89" w:name="_Toc167632502"/>
      <w:bookmarkStart w:id="90" w:name="_Toc387793441"/>
      <w:bookmarkStart w:id="91" w:name="_Toc453540622"/>
      <w:bookmarkStart w:id="92" w:name="_Toc483006048"/>
      <w:bookmarkStart w:id="93" w:name="_Toc10463393"/>
      <w:bookmarkStart w:id="94" w:name="_Toc11327835"/>
      <w:bookmarkStart w:id="95" w:name="_Toc11327959"/>
      <w:bookmarkStart w:id="96" w:name="_Toc11328499"/>
      <w:bookmarkStart w:id="97" w:name="_Toc11328781"/>
      <w:bookmarkStart w:id="98" w:name="_Toc11329162"/>
      <w:bookmarkStart w:id="99" w:name="_Toc11329708"/>
      <w:bookmarkStart w:id="100" w:name="_Toc12217695"/>
      <w:bookmarkStart w:id="101" w:name="_Toc12218137"/>
      <w:bookmarkStart w:id="102" w:name="_Toc103610598"/>
      <w:r w:rsidR="0048451E">
        <w:rPr>
          <w:rFonts w:ascii="Times New Roman" w:hAnsi="Times New Roman" w:cs="Times New Roman"/>
          <w:sz w:val="28"/>
          <w:szCs w:val="28"/>
        </w:rPr>
        <w:t xml:space="preserve"> </w:t>
      </w:r>
      <w:r w:rsidR="00BB6B20">
        <w:rPr>
          <w:rFonts w:ascii="Times New Roman" w:hAnsi="Times New Roman" w:cs="Times New Roman"/>
          <w:sz w:val="28"/>
          <w:szCs w:val="28"/>
        </w:rPr>
        <w:t>н</w:t>
      </w:r>
      <w:r w:rsidR="0048451E">
        <w:rPr>
          <w:rFonts w:ascii="Times New Roman" w:hAnsi="Times New Roman" w:cs="Times New Roman"/>
          <w:sz w:val="28"/>
          <w:szCs w:val="28"/>
        </w:rPr>
        <w:t>и</w:t>
      </w:r>
      <w:r w:rsidR="00BB6B20">
        <w:rPr>
          <w:rFonts w:ascii="Times New Roman" w:hAnsi="Times New Roman" w:cs="Times New Roman"/>
          <w:sz w:val="28"/>
          <w:szCs w:val="28"/>
        </w:rPr>
        <w:t>чего не использовалось.</w:t>
      </w:r>
    </w:p>
    <w:p w14:paraId="5C9A8647" w14:textId="77777777" w:rsidR="00770DEE" w:rsidRPr="00921180" w:rsidRDefault="00770DEE" w:rsidP="001951B5">
      <w:pPr>
        <w:pStyle w:val="2"/>
      </w:pPr>
      <w:bookmarkStart w:id="103" w:name="_Toc138892928"/>
      <w:bookmarkStart w:id="104" w:name="_Toc167632408"/>
      <w:bookmarkStart w:id="105" w:name="_Toc167632503"/>
      <w:bookmarkStart w:id="106" w:name="_Toc10463397"/>
      <w:bookmarkStart w:id="107" w:name="_Toc11327839"/>
      <w:bookmarkStart w:id="108" w:name="_Toc11327963"/>
      <w:bookmarkStart w:id="109" w:name="_Toc11328503"/>
      <w:bookmarkStart w:id="110" w:name="_Toc11328785"/>
      <w:bookmarkStart w:id="111" w:name="_Toc11329166"/>
      <w:bookmarkStart w:id="112" w:name="_Toc11329712"/>
      <w:bookmarkStart w:id="113" w:name="_Toc12217699"/>
      <w:bookmarkStart w:id="114" w:name="_Toc12218141"/>
      <w:bookmarkStart w:id="115" w:name="_Toc103610602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r w:rsidRPr="001951B5">
        <w:t>Назначение</w:t>
      </w:r>
      <w:r w:rsidRPr="002B23FB">
        <w:t xml:space="preserve"> программного средства</w:t>
      </w:r>
      <w:bookmarkEnd w:id="103"/>
      <w:bookmarkEnd w:id="104"/>
      <w:bookmarkEnd w:id="105"/>
    </w:p>
    <w:p w14:paraId="2F1E445C" w14:textId="3D99D0C4" w:rsidR="00770DEE" w:rsidRPr="005D6AD7" w:rsidRDefault="00770DEE" w:rsidP="00770D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6AD7">
        <w:rPr>
          <w:rFonts w:ascii="Times New Roman" w:hAnsi="Times New Roman" w:cs="Times New Roman"/>
          <w:sz w:val="28"/>
          <w:szCs w:val="28"/>
        </w:rPr>
        <w:t>Название разработанного программного ср</w:t>
      </w:r>
      <w:r>
        <w:rPr>
          <w:rFonts w:ascii="Times New Roman" w:hAnsi="Times New Roman" w:cs="Times New Roman"/>
          <w:sz w:val="28"/>
          <w:szCs w:val="28"/>
        </w:rPr>
        <w:t xml:space="preserve">едства </w:t>
      </w:r>
      <w:r>
        <w:rPr>
          <w:rFonts w:ascii="Times New Roman" w:hAnsi="Times New Roman" w:cs="Times New Roman"/>
          <w:sz w:val="28"/>
          <w:szCs w:val="28"/>
          <w:lang w:eastAsia="be-BY"/>
        </w:rPr>
        <w:t>–</w:t>
      </w:r>
      <w:r w:rsidRPr="005D6A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48451E">
        <w:rPr>
          <w:rFonts w:ascii="Times New Roman" w:hAnsi="Times New Roman" w:cs="Times New Roman"/>
          <w:sz w:val="28"/>
          <w:szCs w:val="28"/>
          <w:lang w:val="en-GB"/>
        </w:rPr>
        <w:t>SynthFoods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D6AD7">
        <w:rPr>
          <w:rFonts w:ascii="Times New Roman" w:hAnsi="Times New Roman" w:cs="Times New Roman"/>
          <w:sz w:val="28"/>
          <w:szCs w:val="28"/>
        </w:rPr>
        <w:t>.</w:t>
      </w:r>
    </w:p>
    <w:p w14:paraId="3F8E8974" w14:textId="24F24555" w:rsidR="00BB6B20" w:rsidRPr="00BB6B20" w:rsidRDefault="00770DEE" w:rsidP="00770D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6AD7">
        <w:rPr>
          <w:rFonts w:ascii="Times New Roman" w:hAnsi="Times New Roman" w:cs="Times New Roman"/>
          <w:sz w:val="28"/>
          <w:szCs w:val="28"/>
        </w:rPr>
        <w:t>Назначение программного средства – автоматизация</w:t>
      </w:r>
      <w:r w:rsidR="00BB6B20" w:rsidRPr="00BB6B20">
        <w:rPr>
          <w:rFonts w:ascii="Times New Roman" w:hAnsi="Times New Roman" w:cs="Times New Roman"/>
          <w:sz w:val="28"/>
          <w:szCs w:val="28"/>
        </w:rPr>
        <w:t xml:space="preserve"> </w:t>
      </w:r>
      <w:r w:rsidR="00BB6B20">
        <w:rPr>
          <w:rFonts w:ascii="Times New Roman" w:hAnsi="Times New Roman" w:cs="Times New Roman"/>
          <w:sz w:val="28"/>
          <w:szCs w:val="28"/>
        </w:rPr>
        <w:t>рабочего места сотрудника бюро ремонтов электронной техники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7314CD9" w14:textId="1D78D4F5" w:rsidR="00770DEE" w:rsidRPr="005D6AD7" w:rsidRDefault="00770DEE" w:rsidP="00770D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Реализованные функции</w:t>
      </w:r>
      <w:r w:rsidRPr="005D6AD7">
        <w:rPr>
          <w:rFonts w:ascii="Times New Roman" w:hAnsi="Times New Roman" w:cs="Times New Roman"/>
          <w:sz w:val="28"/>
          <w:szCs w:val="28"/>
        </w:rPr>
        <w:t>:</w:t>
      </w:r>
    </w:p>
    <w:p w14:paraId="795DE8FC" w14:textId="7A6A9997" w:rsidR="00770DEE" w:rsidRDefault="00770DEE" w:rsidP="00770DEE">
      <w:pPr>
        <w:pStyle w:val="a1"/>
        <w:numPr>
          <w:ilvl w:val="0"/>
          <w:numId w:val="9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 данных о </w:t>
      </w:r>
      <w:r w:rsidR="0048451E">
        <w:rPr>
          <w:rFonts w:ascii="Times New Roman" w:hAnsi="Times New Roman" w:cs="Times New Roman"/>
          <w:sz w:val="28"/>
          <w:szCs w:val="28"/>
        </w:rPr>
        <w:t>администраторах, курьерах и поварах</w:t>
      </w:r>
      <w:r w:rsidRPr="005D6AD7">
        <w:rPr>
          <w:rFonts w:ascii="Times New Roman" w:hAnsi="Times New Roman" w:cs="Times New Roman"/>
          <w:sz w:val="28"/>
          <w:szCs w:val="28"/>
        </w:rPr>
        <w:t>;</w:t>
      </w:r>
    </w:p>
    <w:p w14:paraId="540459D1" w14:textId="09418053" w:rsidR="00BB6B20" w:rsidRPr="005D6AD7" w:rsidRDefault="00BB6B20" w:rsidP="00770DEE">
      <w:pPr>
        <w:pStyle w:val="a1"/>
        <w:numPr>
          <w:ilvl w:val="0"/>
          <w:numId w:val="9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данных</w:t>
      </w:r>
      <w:r w:rsidRPr="00BB6B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 </w:t>
      </w:r>
      <w:r w:rsidR="0048451E">
        <w:rPr>
          <w:rFonts w:ascii="Times New Roman" w:hAnsi="Times New Roman" w:cs="Times New Roman"/>
          <w:sz w:val="28"/>
          <w:szCs w:val="28"/>
        </w:rPr>
        <w:t>сотрудниках и заказах</w:t>
      </w:r>
      <w:r w:rsidRPr="00BB6B20">
        <w:rPr>
          <w:rFonts w:ascii="Times New Roman" w:hAnsi="Times New Roman" w:cs="Times New Roman"/>
          <w:sz w:val="28"/>
          <w:szCs w:val="28"/>
        </w:rPr>
        <w:t>;</w:t>
      </w:r>
    </w:p>
    <w:p w14:paraId="23127E06" w14:textId="7E25E6FC" w:rsidR="0048451E" w:rsidRPr="005B3F4D" w:rsidRDefault="0048451E" w:rsidP="005B3F4D">
      <w:pPr>
        <w:pStyle w:val="a1"/>
        <w:numPr>
          <w:ilvl w:val="0"/>
          <w:numId w:val="1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текущих и выполненных заказов</w:t>
      </w:r>
      <w:r w:rsidR="00770DEE" w:rsidRPr="0048451E">
        <w:rPr>
          <w:rFonts w:ascii="Times New Roman" w:hAnsi="Times New Roman" w:cs="Times New Roman"/>
          <w:sz w:val="28"/>
          <w:szCs w:val="28"/>
        </w:rPr>
        <w:t>;</w:t>
      </w:r>
    </w:p>
    <w:p w14:paraId="11AF71D2" w14:textId="77777777" w:rsidR="00770DEE" w:rsidRPr="00921180" w:rsidRDefault="00770DEE" w:rsidP="00770DEE">
      <w:pPr>
        <w:tabs>
          <w:tab w:val="left" w:pos="709"/>
        </w:tabs>
        <w:ind w:firstLine="709"/>
        <w:jc w:val="both"/>
        <w:rPr>
          <w:szCs w:val="28"/>
        </w:rPr>
      </w:pPr>
      <w:r w:rsidRPr="00101A99">
        <w:rPr>
          <w:rFonts w:ascii="Times New Roman" w:hAnsi="Times New Roman" w:cs="Times New Roman"/>
          <w:sz w:val="28"/>
          <w:szCs w:val="28"/>
        </w:rPr>
        <w:t xml:space="preserve">Ограничения на область применения </w:t>
      </w:r>
      <w:r>
        <w:rPr>
          <w:rFonts w:ascii="Times New Roman" w:hAnsi="Times New Roman" w:cs="Times New Roman"/>
          <w:sz w:val="28"/>
          <w:szCs w:val="28"/>
        </w:rPr>
        <w:t>программного средства</w:t>
      </w:r>
      <w:r w:rsidRPr="00101A99">
        <w:rPr>
          <w:rFonts w:ascii="Times New Roman" w:hAnsi="Times New Roman" w:cs="Times New Roman"/>
          <w:sz w:val="28"/>
          <w:szCs w:val="28"/>
        </w:rPr>
        <w:t xml:space="preserve"> включают различные аспекты, которые необходимо учитывать при его использовании. Эти ограничения могут быть связаны с техническими, функциональными и организационными аспектами.</w:t>
      </w:r>
      <w:r>
        <w:rPr>
          <w:rFonts w:ascii="Times New Roman" w:hAnsi="Times New Roman" w:cs="Times New Roman"/>
          <w:sz w:val="28"/>
          <w:szCs w:val="28"/>
        </w:rPr>
        <w:t xml:space="preserve"> Технические аспекты включают в себя совместимость с оборудованием, операционная система, производительность, </w:t>
      </w:r>
      <w:r w:rsidRPr="004931B5">
        <w:rPr>
          <w:rFonts w:ascii="Times New Roman" w:hAnsi="Times New Roman" w:cs="Times New Roman"/>
          <w:sz w:val="28"/>
          <w:szCs w:val="28"/>
        </w:rPr>
        <w:t>интернет-соединение (требуется для соединения с базой данных).</w:t>
      </w:r>
      <w:r>
        <w:rPr>
          <w:rFonts w:ascii="Times New Roman" w:hAnsi="Times New Roman" w:cs="Times New Roman"/>
          <w:sz w:val="28"/>
          <w:szCs w:val="28"/>
        </w:rPr>
        <w:t xml:space="preserve"> К функциональным ограничениям относится объем хранимых данных. К организационным ограничениям можно отнести: обучение пользователей работе с АРМ, поддержка и обслуживание программного средства, стоимость.</w:t>
      </w:r>
    </w:p>
    <w:p w14:paraId="12AE48BA" w14:textId="77777777" w:rsidR="00770DEE" w:rsidRPr="002B23FB" w:rsidRDefault="00770DEE" w:rsidP="001951B5">
      <w:pPr>
        <w:pStyle w:val="2"/>
      </w:pPr>
      <w:bookmarkStart w:id="116" w:name="_Toc138892929"/>
      <w:bookmarkStart w:id="117" w:name="_Toc167632409"/>
      <w:bookmarkStart w:id="118" w:name="_Toc167632504"/>
      <w:r w:rsidRPr="001951B5">
        <w:t>Условия</w:t>
      </w:r>
      <w:r w:rsidRPr="002B23FB">
        <w:t xml:space="preserve"> применения</w:t>
      </w:r>
      <w:bookmarkEnd w:id="116"/>
      <w:bookmarkEnd w:id="117"/>
      <w:bookmarkEnd w:id="118"/>
    </w:p>
    <w:p w14:paraId="4328CD54" w14:textId="77777777" w:rsidR="00770DEE" w:rsidRPr="005D6AD7" w:rsidRDefault="00770DEE" w:rsidP="00770D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9" w:name="_Toc11328510"/>
      <w:bookmarkStart w:id="120" w:name="_Toc11328792"/>
      <w:bookmarkStart w:id="121" w:name="_Toc11329173"/>
      <w:bookmarkStart w:id="122" w:name="_Toc11329719"/>
      <w:bookmarkStart w:id="123" w:name="_Toc12217706"/>
      <w:bookmarkStart w:id="124" w:name="_Toc12218148"/>
      <w:bookmarkStart w:id="125" w:name="_Toc103610611"/>
      <w:bookmarkStart w:id="126" w:name="_Toc138892930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r>
        <w:rPr>
          <w:rFonts w:ascii="Times New Roman" w:hAnsi="Times New Roman" w:cs="Times New Roman"/>
          <w:sz w:val="28"/>
          <w:szCs w:val="28"/>
        </w:rPr>
        <w:t>Описание п</w:t>
      </w:r>
      <w:r w:rsidRPr="005D6AD7">
        <w:rPr>
          <w:rFonts w:ascii="Times New Roman" w:hAnsi="Times New Roman" w:cs="Times New Roman"/>
          <w:sz w:val="28"/>
          <w:szCs w:val="28"/>
        </w:rPr>
        <w:t>рогра</w:t>
      </w:r>
      <w:r>
        <w:rPr>
          <w:rFonts w:ascii="Times New Roman" w:hAnsi="Times New Roman" w:cs="Times New Roman"/>
          <w:sz w:val="28"/>
          <w:szCs w:val="28"/>
        </w:rPr>
        <w:t>ммного обеспечения</w:t>
      </w:r>
      <w:r w:rsidRPr="005D6AD7">
        <w:rPr>
          <w:rFonts w:ascii="Times New Roman" w:hAnsi="Times New Roman" w:cs="Times New Roman"/>
          <w:sz w:val="28"/>
          <w:szCs w:val="28"/>
        </w:rPr>
        <w:t>, которое необходимо для функционирования программы:</w:t>
      </w:r>
    </w:p>
    <w:p w14:paraId="0F59ED7B" w14:textId="77777777" w:rsidR="00770DEE" w:rsidRPr="005D6AD7" w:rsidRDefault="00770DEE" w:rsidP="00770DEE">
      <w:pPr>
        <w:pStyle w:val="a1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6AD7">
        <w:rPr>
          <w:rFonts w:ascii="Times New Roman" w:hAnsi="Times New Roman" w:cs="Times New Roman"/>
          <w:sz w:val="28"/>
          <w:szCs w:val="28"/>
        </w:rPr>
        <w:t>ПС разработано для работы на операционной системе Windows;</w:t>
      </w:r>
    </w:p>
    <w:p w14:paraId="07F8329F" w14:textId="77777777" w:rsidR="00770DEE" w:rsidRPr="005D6AD7" w:rsidRDefault="00770DEE" w:rsidP="00770DEE">
      <w:pPr>
        <w:pStyle w:val="a1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5D6AD7">
        <w:rPr>
          <w:rFonts w:ascii="Times New Roman" w:hAnsi="Times New Roman" w:cs="Times New Roman"/>
          <w:sz w:val="28"/>
          <w:szCs w:val="28"/>
        </w:rPr>
        <w:t>ля разработки ПС могут использоваться различные библиотеки и фреймвор</w:t>
      </w:r>
      <w:r>
        <w:rPr>
          <w:rFonts w:ascii="Times New Roman" w:hAnsi="Times New Roman" w:cs="Times New Roman"/>
          <w:sz w:val="28"/>
          <w:szCs w:val="28"/>
        </w:rPr>
        <w:t>ки на языке программирования C</w:t>
      </w:r>
      <w:r w:rsidRPr="005D6AD7">
        <w:rPr>
          <w:rFonts w:ascii="Times New Roman" w:hAnsi="Times New Roman" w:cs="Times New Roman"/>
          <w:sz w:val="28"/>
          <w:szCs w:val="28"/>
        </w:rPr>
        <w:t>#;</w:t>
      </w:r>
    </w:p>
    <w:p w14:paraId="57BAB44F" w14:textId="77777777" w:rsidR="00770DEE" w:rsidRPr="005D6AD7" w:rsidRDefault="00770DEE" w:rsidP="00770DEE">
      <w:pPr>
        <w:pStyle w:val="a1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</w:t>
      </w:r>
      <w:r w:rsidRPr="005D6AD7">
        <w:rPr>
          <w:rFonts w:ascii="Times New Roman" w:hAnsi="Times New Roman" w:cs="Times New Roman"/>
          <w:sz w:val="28"/>
          <w:szCs w:val="28"/>
        </w:rPr>
        <w:t>ля разработки ПС может использоваться интегрированная среда разработки (ID</w:t>
      </w:r>
      <w:r>
        <w:rPr>
          <w:rFonts w:ascii="Times New Roman" w:hAnsi="Times New Roman" w:cs="Times New Roman"/>
          <w:sz w:val="28"/>
          <w:szCs w:val="28"/>
        </w:rPr>
        <w:t>E) на языке программирования C</w:t>
      </w:r>
      <w:r w:rsidRPr="005D6AD7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, в данном случае</w:t>
      </w:r>
      <w:r w:rsidRPr="005D6AD7">
        <w:rPr>
          <w:rFonts w:ascii="Times New Roman" w:hAnsi="Times New Roman" w:cs="Times New Roman"/>
          <w:sz w:val="28"/>
          <w:szCs w:val="28"/>
        </w:rPr>
        <w:t>, Visual Studio;</w:t>
      </w:r>
    </w:p>
    <w:p w14:paraId="30A41D88" w14:textId="77777777" w:rsidR="00770DEE" w:rsidRPr="005D6AD7" w:rsidRDefault="00770DEE" w:rsidP="00770DEE">
      <w:pPr>
        <w:pStyle w:val="a1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5D6AD7">
        <w:rPr>
          <w:rFonts w:ascii="Times New Roman" w:hAnsi="Times New Roman" w:cs="Times New Roman"/>
          <w:sz w:val="28"/>
          <w:szCs w:val="28"/>
        </w:rPr>
        <w:t xml:space="preserve">ля работы ПС могут потребоваться дополнительные приложения, такие как браузер для доступа к интернету, текстовый редактор для редактирования конфигурационных файлов </w:t>
      </w:r>
      <w:r w:rsidRPr="005D6AD7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D6AD7">
        <w:rPr>
          <w:rFonts w:ascii="Times New Roman" w:hAnsi="Times New Roman" w:cs="Times New Roman"/>
          <w:sz w:val="28"/>
          <w:szCs w:val="28"/>
        </w:rPr>
        <w:t xml:space="preserve"> </w:t>
      </w:r>
      <w:r w:rsidRPr="005D6AD7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5D6AD7">
        <w:rPr>
          <w:rFonts w:ascii="Times New Roman" w:hAnsi="Times New Roman" w:cs="Times New Roman"/>
          <w:sz w:val="28"/>
          <w:szCs w:val="28"/>
        </w:rPr>
        <w:t>;</w:t>
      </w:r>
    </w:p>
    <w:p w14:paraId="230DB44A" w14:textId="3D81F26D" w:rsidR="00770DEE" w:rsidRPr="005D6AD7" w:rsidRDefault="00770DEE" w:rsidP="00770DEE">
      <w:pPr>
        <w:pStyle w:val="a1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5D6AD7">
        <w:rPr>
          <w:rFonts w:ascii="Times New Roman" w:hAnsi="Times New Roman" w:cs="Times New Roman"/>
          <w:sz w:val="28"/>
          <w:szCs w:val="28"/>
        </w:rPr>
        <w:t>ля хранения клиентов и др</w:t>
      </w:r>
      <w:r>
        <w:rPr>
          <w:rFonts w:ascii="Times New Roman" w:hAnsi="Times New Roman" w:cs="Times New Roman"/>
          <w:sz w:val="28"/>
          <w:szCs w:val="28"/>
        </w:rPr>
        <w:t>угой информации, связанной с р</w:t>
      </w:r>
      <w:r w:rsidR="00BB6B20">
        <w:rPr>
          <w:rFonts w:ascii="Times New Roman" w:hAnsi="Times New Roman" w:cs="Times New Roman"/>
          <w:sz w:val="28"/>
          <w:szCs w:val="28"/>
        </w:rPr>
        <w:t>емонтной</w:t>
      </w:r>
      <w:r w:rsidRPr="005D6AD7">
        <w:rPr>
          <w:rFonts w:ascii="Times New Roman" w:hAnsi="Times New Roman" w:cs="Times New Roman"/>
          <w:sz w:val="28"/>
          <w:szCs w:val="28"/>
        </w:rPr>
        <w:t xml:space="preserve"> деятельностью, может потребоваться база данных. Для этого может использоваться различное программное обеспечение, такое как </w:t>
      </w:r>
      <w:r w:rsidR="0048451E">
        <w:rPr>
          <w:rFonts w:ascii="Times New Roman" w:hAnsi="Times New Roman" w:cs="Times New Roman"/>
          <w:sz w:val="28"/>
          <w:szCs w:val="28"/>
          <w:lang w:val="en-GB"/>
        </w:rPr>
        <w:t>MSSQL</w:t>
      </w:r>
      <w:r w:rsidR="0048451E" w:rsidRPr="0048451E">
        <w:rPr>
          <w:rFonts w:ascii="Times New Roman" w:hAnsi="Times New Roman" w:cs="Times New Roman"/>
          <w:sz w:val="28"/>
          <w:szCs w:val="28"/>
        </w:rPr>
        <w:t xml:space="preserve"> </w:t>
      </w:r>
      <w:r w:rsidR="0048451E">
        <w:rPr>
          <w:rFonts w:ascii="Times New Roman" w:hAnsi="Times New Roman" w:cs="Times New Roman"/>
          <w:sz w:val="28"/>
          <w:szCs w:val="28"/>
          <w:lang w:val="en-GB"/>
        </w:rPr>
        <w:t>Server</w:t>
      </w:r>
      <w:r w:rsidRPr="005D6AD7">
        <w:rPr>
          <w:rFonts w:ascii="Times New Roman" w:hAnsi="Times New Roman" w:cs="Times New Roman"/>
          <w:sz w:val="28"/>
          <w:szCs w:val="28"/>
        </w:rPr>
        <w:t>.</w:t>
      </w:r>
    </w:p>
    <w:p w14:paraId="5FCA321A" w14:textId="77777777" w:rsidR="00770DEE" w:rsidRPr="002B23FB" w:rsidRDefault="00770DEE" w:rsidP="00250617">
      <w:pPr>
        <w:pStyle w:val="2"/>
        <w:numPr>
          <w:ilvl w:val="0"/>
          <w:numId w:val="0"/>
        </w:numPr>
        <w:ind w:firstLine="708"/>
      </w:pPr>
      <w:bookmarkStart w:id="127" w:name="_Toc167632410"/>
      <w:bookmarkStart w:id="128" w:name="_Toc167632505"/>
      <w:r w:rsidRPr="002B23FB">
        <w:t>Заключение</w:t>
      </w:r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</w:p>
    <w:p w14:paraId="6AF10AA0" w14:textId="319B59AB" w:rsidR="00770DEE" w:rsidRPr="001F4065" w:rsidRDefault="00770DEE" w:rsidP="00770D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29" w:name="_Toc357642671"/>
      <w:bookmarkStart w:id="130" w:name="_Toc11328511"/>
      <w:bookmarkStart w:id="131" w:name="_Toc11328793"/>
      <w:bookmarkStart w:id="132" w:name="_Toc11329174"/>
      <w:bookmarkStart w:id="133" w:name="_Toc11329720"/>
      <w:bookmarkStart w:id="134" w:name="_Toc12217707"/>
      <w:bookmarkStart w:id="135" w:name="_Toc12218149"/>
      <w:bookmarkStart w:id="136" w:name="_Toc103610612"/>
      <w:r w:rsidRPr="001F4065">
        <w:rPr>
          <w:rFonts w:ascii="Times New Roman" w:hAnsi="Times New Roman" w:cs="Times New Roman"/>
          <w:sz w:val="28"/>
          <w:szCs w:val="28"/>
        </w:rPr>
        <w:t>В ходе разработки пр</w:t>
      </w:r>
      <w:r>
        <w:rPr>
          <w:rFonts w:ascii="Times New Roman" w:hAnsi="Times New Roman" w:cs="Times New Roman"/>
          <w:sz w:val="28"/>
          <w:szCs w:val="28"/>
        </w:rPr>
        <w:t>ограммного средства</w:t>
      </w:r>
      <w:r w:rsidRPr="001F4065">
        <w:rPr>
          <w:rFonts w:ascii="Times New Roman" w:hAnsi="Times New Roman" w:cs="Times New Roman"/>
          <w:sz w:val="28"/>
          <w:szCs w:val="28"/>
        </w:rPr>
        <w:t xml:space="preserve"> была поставлена задача разработать</w:t>
      </w:r>
      <w:r>
        <w:rPr>
          <w:rFonts w:ascii="Times New Roman" w:hAnsi="Times New Roman" w:cs="Times New Roman"/>
          <w:sz w:val="28"/>
          <w:szCs w:val="28"/>
        </w:rPr>
        <w:t xml:space="preserve"> автоматизированное рабочее место </w:t>
      </w:r>
      <w:r w:rsidR="00BB6B20">
        <w:rPr>
          <w:rFonts w:ascii="Times New Roman" w:hAnsi="Times New Roman" w:cs="Times New Roman"/>
          <w:sz w:val="28"/>
          <w:szCs w:val="28"/>
        </w:rPr>
        <w:t>сотрудника</w:t>
      </w:r>
      <w:r w:rsidR="0048451E">
        <w:rPr>
          <w:rFonts w:ascii="Times New Roman" w:hAnsi="Times New Roman" w:cs="Times New Roman"/>
          <w:sz w:val="28"/>
          <w:szCs w:val="28"/>
        </w:rPr>
        <w:t xml:space="preserve"> онлайн-ресторана</w:t>
      </w:r>
      <w:r w:rsidR="00BB6B20">
        <w:rPr>
          <w:rFonts w:ascii="Times New Roman" w:hAnsi="Times New Roman" w:cs="Times New Roman"/>
          <w:sz w:val="28"/>
          <w:szCs w:val="28"/>
        </w:rPr>
        <w:t xml:space="preserve"> </w:t>
      </w:r>
      <w:r w:rsidR="0048451E">
        <w:rPr>
          <w:rFonts w:ascii="Times New Roman" w:hAnsi="Times New Roman" w:cs="Times New Roman"/>
          <w:sz w:val="28"/>
          <w:szCs w:val="28"/>
        </w:rPr>
        <w:t>быстрого питания.</w:t>
      </w:r>
    </w:p>
    <w:p w14:paraId="3C318DA4" w14:textId="38E60C13" w:rsidR="00770DEE" w:rsidRPr="001F4065" w:rsidRDefault="00770DEE" w:rsidP="00770D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4065">
        <w:rPr>
          <w:rFonts w:ascii="Times New Roman" w:hAnsi="Times New Roman" w:cs="Times New Roman"/>
          <w:sz w:val="28"/>
          <w:szCs w:val="28"/>
        </w:rPr>
        <w:t xml:space="preserve">Для выполнения данной задачи было разработано программное средство, которое позволяет пользователю вводить данные о </w:t>
      </w:r>
      <w:r w:rsidR="0048451E">
        <w:rPr>
          <w:rFonts w:ascii="Times New Roman" w:hAnsi="Times New Roman" w:cs="Times New Roman"/>
          <w:sz w:val="28"/>
          <w:szCs w:val="28"/>
        </w:rPr>
        <w:t>работниках</w:t>
      </w:r>
      <w:r w:rsidRPr="001F4065">
        <w:rPr>
          <w:rFonts w:ascii="Times New Roman" w:hAnsi="Times New Roman" w:cs="Times New Roman"/>
          <w:sz w:val="28"/>
          <w:szCs w:val="28"/>
        </w:rPr>
        <w:t xml:space="preserve"> (</w:t>
      </w:r>
      <w:r w:rsidR="0048451E">
        <w:rPr>
          <w:rFonts w:ascii="Times New Roman" w:hAnsi="Times New Roman" w:cs="Times New Roman"/>
          <w:sz w:val="28"/>
          <w:szCs w:val="28"/>
        </w:rPr>
        <w:t>логин и пароль)</w:t>
      </w:r>
      <w:r w:rsidRPr="001F4065">
        <w:rPr>
          <w:rFonts w:ascii="Times New Roman" w:hAnsi="Times New Roman" w:cs="Times New Roman"/>
          <w:sz w:val="28"/>
          <w:szCs w:val="28"/>
        </w:rPr>
        <w:t xml:space="preserve">, а затем добавляет данные в базу данных. </w:t>
      </w:r>
    </w:p>
    <w:p w14:paraId="5413AD9C" w14:textId="77777777" w:rsidR="00770DEE" w:rsidRPr="001F4065" w:rsidRDefault="00770DEE" w:rsidP="00770D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4065">
        <w:rPr>
          <w:rFonts w:ascii="Times New Roman" w:hAnsi="Times New Roman" w:cs="Times New Roman"/>
          <w:sz w:val="28"/>
          <w:szCs w:val="28"/>
        </w:rPr>
        <w:t>Для создания программного средства был испол</w:t>
      </w:r>
      <w:r>
        <w:rPr>
          <w:rFonts w:ascii="Times New Roman" w:hAnsi="Times New Roman" w:cs="Times New Roman"/>
          <w:sz w:val="28"/>
          <w:szCs w:val="28"/>
        </w:rPr>
        <w:t>ьзован язык программирования С</w:t>
      </w:r>
      <w:r w:rsidRPr="001F4065">
        <w:rPr>
          <w:rFonts w:ascii="Times New Roman" w:hAnsi="Times New Roman" w:cs="Times New Roman"/>
          <w:sz w:val="28"/>
          <w:szCs w:val="28"/>
        </w:rPr>
        <w:t>#. Все поставленные задачи были выполнены успешно, и программное средство было реализовано в полном объеме.</w:t>
      </w:r>
    </w:p>
    <w:p w14:paraId="11F81C21" w14:textId="67FBE70A" w:rsidR="00770DEE" w:rsidRPr="001F4065" w:rsidRDefault="00770DEE" w:rsidP="00770D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4065">
        <w:rPr>
          <w:rFonts w:ascii="Times New Roman" w:hAnsi="Times New Roman" w:cs="Times New Roman"/>
          <w:sz w:val="28"/>
          <w:szCs w:val="28"/>
        </w:rPr>
        <w:t>Разработанные функции включают в себя функции ввода данных, функции просмотра</w:t>
      </w:r>
      <w:r w:rsidR="00BB6B20">
        <w:rPr>
          <w:rFonts w:ascii="Times New Roman" w:hAnsi="Times New Roman" w:cs="Times New Roman"/>
          <w:sz w:val="28"/>
          <w:szCs w:val="28"/>
        </w:rPr>
        <w:t xml:space="preserve"> и</w:t>
      </w:r>
      <w:r w:rsidRPr="001F4065">
        <w:rPr>
          <w:rFonts w:ascii="Times New Roman" w:hAnsi="Times New Roman" w:cs="Times New Roman"/>
          <w:sz w:val="28"/>
          <w:szCs w:val="28"/>
        </w:rPr>
        <w:t xml:space="preserve"> удаления</w:t>
      </w:r>
      <w:r w:rsidR="00BB6B20">
        <w:rPr>
          <w:rFonts w:ascii="Times New Roman" w:hAnsi="Times New Roman" w:cs="Times New Roman"/>
          <w:sz w:val="28"/>
          <w:szCs w:val="28"/>
        </w:rPr>
        <w:t>.</w:t>
      </w:r>
    </w:p>
    <w:p w14:paraId="765BEB63" w14:textId="0823A487" w:rsidR="00770DEE" w:rsidRPr="001F4065" w:rsidRDefault="00770DEE" w:rsidP="00770D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4065">
        <w:rPr>
          <w:rFonts w:ascii="Times New Roman" w:hAnsi="Times New Roman" w:cs="Times New Roman"/>
          <w:sz w:val="28"/>
          <w:szCs w:val="28"/>
        </w:rPr>
        <w:t>Преимуществами разработанного программного средства являются его удобный графический интерфейс, возможность быстрого и удобного поиска информации</w:t>
      </w:r>
      <w:r w:rsidR="00BB6B20">
        <w:rPr>
          <w:rFonts w:ascii="Times New Roman" w:hAnsi="Times New Roman" w:cs="Times New Roman"/>
          <w:sz w:val="28"/>
          <w:szCs w:val="28"/>
        </w:rPr>
        <w:t>.</w:t>
      </w:r>
      <w:r w:rsidRPr="001F4065">
        <w:rPr>
          <w:rFonts w:ascii="Times New Roman" w:hAnsi="Times New Roman" w:cs="Times New Roman"/>
          <w:sz w:val="28"/>
          <w:szCs w:val="28"/>
        </w:rPr>
        <w:t>Одним из недостатков может быть сложность использования для пользователей, которые используют приложение на нескольких устройствах.</w:t>
      </w:r>
    </w:p>
    <w:p w14:paraId="3F622728" w14:textId="77777777" w:rsidR="00770DEE" w:rsidRPr="001F4065" w:rsidRDefault="00770DEE" w:rsidP="00770D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4065">
        <w:rPr>
          <w:rFonts w:ascii="Times New Roman" w:hAnsi="Times New Roman" w:cs="Times New Roman"/>
          <w:sz w:val="28"/>
          <w:szCs w:val="28"/>
        </w:rPr>
        <w:t>Для дальнейшего усовершенствования программного средства можно рассмотреть возможность добавления новых функций, таких как расчеты, кроссплатформенность, более удо</w:t>
      </w:r>
      <w:r>
        <w:rPr>
          <w:rFonts w:ascii="Times New Roman" w:hAnsi="Times New Roman" w:cs="Times New Roman"/>
          <w:sz w:val="28"/>
          <w:szCs w:val="28"/>
        </w:rPr>
        <w:t>бный интерфейс, а также оптимизация приложения для быстрой и более надежной работы</w:t>
      </w:r>
      <w:r w:rsidRPr="001F4065">
        <w:rPr>
          <w:rFonts w:ascii="Times New Roman" w:hAnsi="Times New Roman" w:cs="Times New Roman"/>
          <w:sz w:val="28"/>
          <w:szCs w:val="28"/>
        </w:rPr>
        <w:t>. Для достижения этих целей можно использовать новые средства, технологии и способы разработки программного обеспечения.</w:t>
      </w:r>
    </w:p>
    <w:p w14:paraId="3384FC7A" w14:textId="77777777" w:rsidR="00770DEE" w:rsidRPr="00921180" w:rsidRDefault="00770DEE" w:rsidP="00770DEE">
      <w:pPr>
        <w:pStyle w:val="1"/>
        <w:numPr>
          <w:ilvl w:val="0"/>
          <w:numId w:val="0"/>
        </w:numPr>
        <w:spacing w:before="480" w:after="560"/>
        <w:jc w:val="center"/>
      </w:pPr>
      <w:bookmarkStart w:id="137" w:name="_Toc167632411"/>
      <w:bookmarkStart w:id="138" w:name="_Toc167632506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r w:rsidRPr="00921180">
        <w:lastRenderedPageBreak/>
        <w:t>Список использованных источников</w:t>
      </w:r>
      <w:bookmarkEnd w:id="137"/>
      <w:bookmarkEnd w:id="138"/>
    </w:p>
    <w:p w14:paraId="0FD6B116" w14:textId="77777777" w:rsidR="00770DEE" w:rsidRPr="00F5728C" w:rsidRDefault="00770DEE" w:rsidP="00770DEE">
      <w:pPr>
        <w:pStyle w:val="afd"/>
        <w:numPr>
          <w:ilvl w:val="0"/>
          <w:numId w:val="18"/>
        </w:numPr>
        <w:spacing w:line="360" w:lineRule="auto"/>
        <w:ind w:left="0" w:firstLine="709"/>
        <w:jc w:val="both"/>
        <w:rPr>
          <w:lang w:eastAsia="ru-RU"/>
        </w:rPr>
      </w:pPr>
      <w:r w:rsidRPr="00F5728C">
        <w:rPr>
          <w:lang w:eastAsia="ru-RU"/>
        </w:rPr>
        <w:t>Общие сведения о C# [Электронный ресурс]. – Режим доступа : https://learn.microsoft.com/ru-ru/dotnet/csharp/. - Дата доступа : 26.05.2024.</w:t>
      </w:r>
    </w:p>
    <w:p w14:paraId="3A544786" w14:textId="77777777" w:rsidR="00770DEE" w:rsidRPr="00F5728C" w:rsidRDefault="00770DEE" w:rsidP="00770DEE">
      <w:pPr>
        <w:pStyle w:val="afd"/>
        <w:numPr>
          <w:ilvl w:val="0"/>
          <w:numId w:val="18"/>
        </w:numPr>
        <w:spacing w:line="360" w:lineRule="auto"/>
        <w:ind w:left="0" w:firstLine="709"/>
        <w:jc w:val="both"/>
        <w:rPr>
          <w:lang w:eastAsia="ru-RU"/>
        </w:rPr>
      </w:pPr>
      <w:r w:rsidRPr="00F5728C">
        <w:rPr>
          <w:lang w:eastAsia="ru-RU"/>
        </w:rPr>
        <w:t>Общие сведения о Dr.Explain [Электронный ресурс]. – Режим доступа : https://www.drexplain.ru/. - Дата доступа : 10.06.2024.</w:t>
      </w:r>
    </w:p>
    <w:p w14:paraId="4E48B1CD" w14:textId="153AB2A6" w:rsidR="00770DEE" w:rsidRDefault="00250617" w:rsidP="00770DEE">
      <w:pPr>
        <w:pStyle w:val="afd"/>
        <w:numPr>
          <w:ilvl w:val="0"/>
          <w:numId w:val="18"/>
        </w:numPr>
        <w:spacing w:line="360" w:lineRule="auto"/>
        <w:ind w:left="0" w:firstLine="709"/>
        <w:jc w:val="both"/>
        <w:rPr>
          <w:lang w:eastAsia="ru-RU"/>
        </w:rPr>
      </w:pPr>
      <w:r>
        <w:rPr>
          <w:lang w:val="en-US" w:eastAsia="ru-RU"/>
        </w:rPr>
        <w:t>ADO</w:t>
      </w:r>
      <w:r w:rsidRPr="00250617">
        <w:rPr>
          <w:lang w:eastAsia="ru-RU"/>
        </w:rPr>
        <w:t>.</w:t>
      </w:r>
      <w:r>
        <w:rPr>
          <w:lang w:val="en-US" w:eastAsia="ru-RU"/>
        </w:rPr>
        <w:t>NET</w:t>
      </w:r>
      <w:r w:rsidR="00770DEE" w:rsidRPr="00F5728C">
        <w:rPr>
          <w:lang w:eastAsia="ru-RU"/>
        </w:rPr>
        <w:t xml:space="preserve"> [Электронный ресурс]. – Режим доступа : </w:t>
      </w:r>
      <w:r w:rsidRPr="00250617">
        <w:rPr>
          <w:lang w:eastAsia="ru-RU"/>
        </w:rPr>
        <w:t>https://learn.microsoft.com/ru-ru/dotnet/framework/data/adonet/</w:t>
      </w:r>
      <w:r w:rsidR="00770DEE" w:rsidRPr="00F5728C">
        <w:rPr>
          <w:lang w:eastAsia="ru-RU"/>
        </w:rPr>
        <w:t>. – Дата доступа 28.05.2024.</w:t>
      </w:r>
    </w:p>
    <w:p w14:paraId="55D9E24F" w14:textId="77777777" w:rsidR="00770DEE" w:rsidRPr="00DD1F6B" w:rsidRDefault="00770DEE" w:rsidP="00770DEE">
      <w:pPr>
        <w:pStyle w:val="afd"/>
        <w:numPr>
          <w:ilvl w:val="0"/>
          <w:numId w:val="18"/>
        </w:numPr>
        <w:spacing w:line="360" w:lineRule="auto"/>
        <w:ind w:left="0" w:firstLine="709"/>
        <w:jc w:val="both"/>
        <w:rPr>
          <w:lang w:eastAsia="ru-RU"/>
        </w:rPr>
      </w:pPr>
      <w:r w:rsidRPr="00F5728C">
        <w:rPr>
          <w:lang w:eastAsia="ru-RU"/>
        </w:rPr>
        <w:t xml:space="preserve">Общие сведения </w:t>
      </w:r>
      <w:r>
        <w:rPr>
          <w:lang w:eastAsia="ru-RU"/>
        </w:rPr>
        <w:t xml:space="preserve">о </w:t>
      </w:r>
      <w:r>
        <w:rPr>
          <w:lang w:val="en-US" w:eastAsia="ru-RU"/>
        </w:rPr>
        <w:t>LINQ</w:t>
      </w:r>
      <w:r w:rsidRPr="00DD1F6B">
        <w:rPr>
          <w:lang w:eastAsia="ru-RU"/>
        </w:rPr>
        <w:t xml:space="preserve"> </w:t>
      </w:r>
      <w:r w:rsidRPr="00F5728C">
        <w:rPr>
          <w:lang w:eastAsia="ru-RU"/>
        </w:rPr>
        <w:t xml:space="preserve">[Электронный ресурс]. – Режим доступа : </w:t>
      </w:r>
      <w:r w:rsidRPr="00DD1F6B">
        <w:rPr>
          <w:lang w:eastAsia="ru-RU"/>
        </w:rPr>
        <w:t>https://learn.microsoft.com/ru-ru/dotnet/csharp/linq/</w:t>
      </w:r>
      <w:r w:rsidRPr="00F5728C">
        <w:rPr>
          <w:lang w:eastAsia="ru-RU"/>
        </w:rPr>
        <w:t>. – Дата доступа 28.05.2024.</w:t>
      </w:r>
    </w:p>
    <w:p w14:paraId="22CBCC90" w14:textId="77777777" w:rsidR="00770DEE" w:rsidRPr="00F5728C" w:rsidRDefault="00770DEE" w:rsidP="00770DEE">
      <w:pPr>
        <w:pStyle w:val="afd"/>
        <w:numPr>
          <w:ilvl w:val="0"/>
          <w:numId w:val="18"/>
        </w:numPr>
        <w:spacing w:line="360" w:lineRule="auto"/>
        <w:ind w:left="0" w:firstLine="709"/>
        <w:jc w:val="both"/>
        <w:rPr>
          <w:lang w:eastAsia="ru-RU"/>
        </w:rPr>
      </w:pPr>
      <w:r w:rsidRPr="00F5728C">
        <w:rPr>
          <w:lang w:eastAsia="ru-RU"/>
        </w:rPr>
        <w:t>Общие сведения о ReportViewer [Электронный ресурс]. – Режим доступа : https://learn.microsoft.com/ru-ru/sql/reporting-services/application-integration/using-the-winforms-reportviewer-control?view=sql-server-ver16 - Дата доступа : 26.05.2024.</w:t>
      </w:r>
    </w:p>
    <w:p w14:paraId="7F737E4F" w14:textId="77777777" w:rsidR="00770DEE" w:rsidRPr="00F5728C" w:rsidRDefault="00770DEE" w:rsidP="00770DEE">
      <w:pPr>
        <w:pStyle w:val="afd"/>
        <w:numPr>
          <w:ilvl w:val="0"/>
          <w:numId w:val="18"/>
        </w:numPr>
        <w:spacing w:line="360" w:lineRule="auto"/>
        <w:ind w:left="0" w:firstLine="709"/>
        <w:jc w:val="both"/>
        <w:rPr>
          <w:lang w:eastAsia="ru-RU"/>
        </w:rPr>
      </w:pPr>
      <w:r w:rsidRPr="00F5728C">
        <w:rPr>
          <w:lang w:eastAsia="ru-RU"/>
        </w:rPr>
        <w:t>Общие сведения о SQL Server Management Studio [Электронный ресурс]. – Режим доступа : https://learn.microsoft.com/ru-ru/sql/ssms/. – Дата доступа 28.05.2024.</w:t>
      </w:r>
    </w:p>
    <w:p w14:paraId="0CC1A047" w14:textId="77777777" w:rsidR="00770DEE" w:rsidRPr="00F5728C" w:rsidRDefault="00770DEE" w:rsidP="00770DEE">
      <w:pPr>
        <w:pStyle w:val="afd"/>
        <w:numPr>
          <w:ilvl w:val="0"/>
          <w:numId w:val="18"/>
        </w:numPr>
        <w:spacing w:line="360" w:lineRule="auto"/>
        <w:ind w:left="0" w:firstLine="709"/>
        <w:jc w:val="both"/>
        <w:rPr>
          <w:lang w:eastAsia="ru-RU"/>
        </w:rPr>
      </w:pPr>
      <w:r w:rsidRPr="00F5728C">
        <w:rPr>
          <w:lang w:eastAsia="ru-RU"/>
        </w:rPr>
        <w:t>Общие сведения о Visual Studio [Электронный ресурс]. – Режим доступа : https://visualstudio.microsoft.com/ru/. – Дата доступа 10.06.2024.</w:t>
      </w:r>
    </w:p>
    <w:p w14:paraId="7B2E75C4" w14:textId="3B70F4F1" w:rsidR="00770DEE" w:rsidRPr="00F5728C" w:rsidRDefault="00250617" w:rsidP="00770DEE">
      <w:pPr>
        <w:pStyle w:val="afd"/>
        <w:numPr>
          <w:ilvl w:val="0"/>
          <w:numId w:val="18"/>
        </w:numPr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Руководство по классическим приложениям</w:t>
      </w:r>
      <w:r w:rsidR="00770DEE" w:rsidRPr="00F5728C">
        <w:rPr>
          <w:lang w:eastAsia="ru-RU"/>
        </w:rPr>
        <w:t xml:space="preserve"> [Электронный ресурс]. – Режим доступа : </w:t>
      </w:r>
      <w:r w:rsidRPr="00250617">
        <w:rPr>
          <w:lang w:eastAsia="ru-RU"/>
        </w:rPr>
        <w:t>https://learn.microsoft.com/ru-ru/dotnet/desktop/wpf/overview/?view=netdesktop-8.0</w:t>
      </w:r>
      <w:r>
        <w:rPr>
          <w:lang w:eastAsia="ru-RU"/>
        </w:rPr>
        <w:t xml:space="preserve"> </w:t>
      </w:r>
      <w:r w:rsidR="00770DEE" w:rsidRPr="00F5728C">
        <w:rPr>
          <w:lang w:eastAsia="ru-RU"/>
        </w:rPr>
        <w:t>– Дата доступа 28.05.2024.</w:t>
      </w:r>
    </w:p>
    <w:p w14:paraId="4068E653" w14:textId="77777777" w:rsidR="00770DEE" w:rsidRPr="003A008E" w:rsidRDefault="00770DEE" w:rsidP="00770DEE">
      <w:pPr>
        <w:pStyle w:val="afd"/>
        <w:numPr>
          <w:ilvl w:val="0"/>
          <w:numId w:val="12"/>
        </w:numPr>
        <w:tabs>
          <w:tab w:val="left" w:pos="709"/>
        </w:tabs>
        <w:spacing w:before="240" w:line="360" w:lineRule="auto"/>
        <w:ind w:right="-1"/>
        <w:jc w:val="both"/>
        <w:outlineLvl w:val="0"/>
        <w:rPr>
          <w:rFonts w:cs="Times New Roman"/>
          <w:szCs w:val="28"/>
        </w:rPr>
      </w:pPr>
      <w:r w:rsidRPr="003A008E">
        <w:rPr>
          <w:rFonts w:cs="Times New Roman"/>
          <w:szCs w:val="28"/>
        </w:rPr>
        <w:br w:type="page"/>
      </w:r>
    </w:p>
    <w:p w14:paraId="1358DD64" w14:textId="77777777" w:rsidR="00770DEE" w:rsidRPr="00284465" w:rsidRDefault="00770DEE" w:rsidP="00770DEE">
      <w:pPr>
        <w:pStyle w:val="1"/>
        <w:numPr>
          <w:ilvl w:val="0"/>
          <w:numId w:val="0"/>
        </w:numPr>
        <w:jc w:val="center"/>
      </w:pPr>
      <w:bookmarkStart w:id="139" w:name="_Toc138146159"/>
      <w:bookmarkStart w:id="140" w:name="_Toc138892932"/>
      <w:bookmarkStart w:id="141" w:name="_Toc167632412"/>
      <w:bookmarkStart w:id="142" w:name="_Toc167632507"/>
      <w:r w:rsidRPr="00284465">
        <w:lastRenderedPageBreak/>
        <w:t xml:space="preserve">Приложение А </w:t>
      </w:r>
    </w:p>
    <w:p w14:paraId="5331F3A2" w14:textId="77777777" w:rsidR="00770DEE" w:rsidRPr="00284465" w:rsidRDefault="00770DEE" w:rsidP="00770DEE">
      <w:pPr>
        <w:spacing w:after="5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84465">
        <w:rPr>
          <w:rFonts w:ascii="Times New Roman" w:hAnsi="Times New Roman" w:cs="Times New Roman"/>
          <w:b/>
          <w:sz w:val="28"/>
          <w:szCs w:val="28"/>
        </w:rPr>
        <w:t>(обязательное)</w:t>
      </w:r>
      <w:r w:rsidRPr="00284465">
        <w:rPr>
          <w:rFonts w:ascii="Times New Roman" w:hAnsi="Times New Roman" w:cs="Times New Roman"/>
          <w:b/>
          <w:sz w:val="28"/>
          <w:szCs w:val="28"/>
        </w:rPr>
        <w:br/>
        <w:t>Текст программных модулей</w:t>
      </w:r>
      <w:bookmarkEnd w:id="139"/>
      <w:bookmarkEnd w:id="140"/>
      <w:bookmarkEnd w:id="141"/>
      <w:bookmarkEnd w:id="142"/>
    </w:p>
    <w:p w14:paraId="3E5C716F" w14:textId="0D63B5C0" w:rsidR="00770DEE" w:rsidRPr="00376FC9" w:rsidRDefault="00770DEE" w:rsidP="00770DE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bookmarkStart w:id="143" w:name="_Toc138146160"/>
      <w:bookmarkStart w:id="144" w:name="_Toc138892933"/>
      <w:r>
        <w:rPr>
          <w:rFonts w:ascii="Times New Roman" w:hAnsi="Times New Roman" w:cs="Times New Roman"/>
          <w:sz w:val="28"/>
          <w:szCs w:val="28"/>
          <w:lang w:eastAsia="be-BY"/>
        </w:rPr>
        <w:t>Код</w:t>
      </w:r>
      <w:r w:rsidRPr="00376FC9">
        <w:rPr>
          <w:rFonts w:ascii="Times New Roman" w:hAnsi="Times New Roman" w:cs="Times New Roman"/>
          <w:sz w:val="28"/>
          <w:szCs w:val="28"/>
          <w:lang w:eastAsia="be-BY"/>
        </w:rPr>
        <w:t xml:space="preserve"> </w:t>
      </w:r>
      <w:r w:rsidR="006B400F">
        <w:rPr>
          <w:rFonts w:ascii="Times New Roman" w:hAnsi="Times New Roman" w:cs="Times New Roman"/>
          <w:sz w:val="28"/>
          <w:szCs w:val="28"/>
          <w:lang w:eastAsia="be-BY"/>
        </w:rPr>
        <w:t>окна</w:t>
      </w:r>
      <w:r w:rsidR="006B400F" w:rsidRPr="00376FC9">
        <w:rPr>
          <w:rFonts w:ascii="Times New Roman" w:hAnsi="Times New Roman" w:cs="Times New Roman"/>
          <w:sz w:val="28"/>
          <w:szCs w:val="28"/>
          <w:lang w:eastAsia="be-BY"/>
        </w:rPr>
        <w:t xml:space="preserve"> </w:t>
      </w:r>
      <w:r w:rsidR="006B400F">
        <w:rPr>
          <w:rFonts w:ascii="Times New Roman" w:hAnsi="Times New Roman" w:cs="Times New Roman"/>
          <w:sz w:val="28"/>
          <w:szCs w:val="28"/>
          <w:lang w:eastAsia="be-BY"/>
        </w:rPr>
        <w:t>логина</w:t>
      </w:r>
      <w:r w:rsidRPr="00376FC9">
        <w:rPr>
          <w:rFonts w:ascii="Times New Roman" w:hAnsi="Times New Roman" w:cs="Times New Roman"/>
          <w:sz w:val="28"/>
          <w:szCs w:val="28"/>
          <w:lang w:eastAsia="be-BY"/>
        </w:rPr>
        <w:t>.</w:t>
      </w:r>
    </w:p>
    <w:p w14:paraId="5CBB2809" w14:textId="77777777" w:rsidR="007C1183" w:rsidRPr="00376FC9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>namespace</w:t>
      </w:r>
      <w:r w:rsidRPr="00376FC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>WpfApp</w:t>
      </w:r>
      <w:r w:rsidRPr="00376FC9">
        <w:rPr>
          <w:rFonts w:ascii="Cascadia Mono" w:hAnsi="Cascadia Mono" w:cs="Cascadia Mono"/>
          <w:color w:val="000000"/>
          <w:kern w:val="0"/>
          <w:sz w:val="19"/>
          <w:szCs w:val="19"/>
        </w:rPr>
        <w:t>6</w:t>
      </w:r>
    </w:p>
    <w:p w14:paraId="12FBD603" w14:textId="77777777" w:rsidR="007C1183" w:rsidRPr="00376FC9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376FC9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624DE46A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 w:rsidRPr="00376FC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>public partial class MainWindow : Window</w:t>
      </w:r>
    </w:p>
    <w:p w14:paraId="6140A09B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{</w:t>
      </w:r>
    </w:p>
    <w:p w14:paraId="075E3BF2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private DatabaseHelper db;</w:t>
      </w:r>
    </w:p>
    <w:p w14:paraId="452E5A07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1E409157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public MainWindow()</w:t>
      </w:r>
    </w:p>
    <w:p w14:paraId="2E14856E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{</w:t>
      </w:r>
    </w:p>
    <w:p w14:paraId="644FAA18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InitializeComponent();</w:t>
      </w:r>
    </w:p>
    <w:p w14:paraId="5F3D5274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db = new DatabaseHelper();</w:t>
      </w:r>
    </w:p>
    <w:p w14:paraId="4E911005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</w:t>
      </w:r>
    </w:p>
    <w:p w14:paraId="2E206E87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BtnLogin.Visibility = Visibility.Hidden;</w:t>
      </w:r>
    </w:p>
    <w:p w14:paraId="2D3CFB4C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string connectionString = "Server=ABUBACHIRTRAHOV\\BDISUBIDE; Initial Catalog=synthfoods; Integrated Security = True";</w:t>
      </w:r>
    </w:p>
    <w:p w14:paraId="17816CAD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</w:t>
      </w:r>
    </w:p>
    <w:p w14:paraId="5B32E90F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}</w:t>
      </w:r>
    </w:p>
    <w:p w14:paraId="4B23D7D7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391C2275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private void BtnLogin_Click(object sender, RoutedEventArgs e) </w:t>
      </w:r>
    </w:p>
    <w:p w14:paraId="0762A3B2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{</w:t>
      </w:r>
    </w:p>
    <w:p w14:paraId="6E2E9830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0C914FF1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if (AdmnRB.IsChecked == true)</w:t>
      </w:r>
    </w:p>
    <w:p w14:paraId="3DB4969C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{</w:t>
      </w:r>
    </w:p>
    <w:p w14:paraId="5402B224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if (db.CheckUserAdmin(txtUsername.Text, txtPassword.Text))</w:t>
      </w:r>
    </w:p>
    <w:p w14:paraId="0678F642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{</w:t>
      </w:r>
    </w:p>
    <w:p w14:paraId="698BFA05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string adminInfoPW = txtPassword.Text;</w:t>
      </w:r>
    </w:p>
    <w:p w14:paraId="3A038CED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string adminInfoUN = txtUsername.Text;</w:t>
      </w:r>
    </w:p>
    <w:p w14:paraId="35422449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MessageBox.Show("Login successful!");</w:t>
      </w:r>
    </w:p>
    <w:p w14:paraId="4576C33C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Window1 am = new Window1(adminInfoUN, adminInfoPW, db, this);</w:t>
      </w:r>
    </w:p>
    <w:p w14:paraId="782CAFE8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am.WindowStartupLocation = WindowStartupLocation.CenterScreen;</w:t>
      </w:r>
    </w:p>
    <w:p w14:paraId="656552B0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am.Show();</w:t>
      </w:r>
    </w:p>
    <w:p w14:paraId="7B220A11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this.Hide();</w:t>
      </w:r>
    </w:p>
    <w:p w14:paraId="63E93019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}</w:t>
      </w:r>
    </w:p>
    <w:p w14:paraId="03E72E17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else { MessageBox.Show("Login data not found."); }</w:t>
      </w:r>
    </w:p>
    <w:p w14:paraId="56DFD742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6451F3F0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}</w:t>
      </w:r>
    </w:p>
    <w:p w14:paraId="37082CC8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else if (User1RB.IsChecked == true)</w:t>
      </w:r>
    </w:p>
    <w:p w14:paraId="4FAAD264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{</w:t>
      </w:r>
    </w:p>
    <w:p w14:paraId="67562915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if (db.CheckUser1(txtUsername.Text, txtPassword.Text))</w:t>
      </w:r>
    </w:p>
    <w:p w14:paraId="6F72F3E7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{</w:t>
      </w:r>
    </w:p>
    <w:p w14:paraId="2803C6A0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OrderViewer u1 = new OrderViewer(this, txtUsername.Text);</w:t>
      </w:r>
    </w:p>
    <w:p w14:paraId="33E7BC92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u1.WindowStartupLocation = WindowStartupLocation.CenterScreen;</w:t>
      </w:r>
    </w:p>
    <w:p w14:paraId="5C39FBB6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u1.Show();</w:t>
      </w:r>
    </w:p>
    <w:p w14:paraId="377A6AAE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this.Hide();</w:t>
      </w:r>
    </w:p>
    <w:p w14:paraId="6E5B6ED3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}</w:t>
      </w:r>
    </w:p>
    <w:p w14:paraId="44B777C8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else { MessageBox.Show("Login data not found."); }</w:t>
      </w:r>
    </w:p>
    <w:p w14:paraId="4D7B197C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}   </w:t>
      </w:r>
    </w:p>
    <w:p w14:paraId="068D7E1F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else</w:t>
      </w:r>
    </w:p>
    <w:p w14:paraId="7D2C1717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{</w:t>
      </w:r>
    </w:p>
    <w:p w14:paraId="1F7ED787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if (db.CheckUser2(txtUsername.Text, txtPassword.Text))</w:t>
      </w:r>
    </w:p>
    <w:p w14:paraId="601F076B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{</w:t>
      </w:r>
    </w:p>
    <w:p w14:paraId="216C889D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MenuWindow mw = new MenuWindow(this, txtUsername.Text);</w:t>
      </w:r>
    </w:p>
    <w:p w14:paraId="5BC1A25C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mw.WindowStartupLocation = WindowStartupLocation.CenterScreen;</w:t>
      </w:r>
    </w:p>
    <w:p w14:paraId="2E7E8D86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mw.Show();</w:t>
      </w:r>
    </w:p>
    <w:p w14:paraId="480808F3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this.Hide();</w:t>
      </w:r>
    </w:p>
    <w:p w14:paraId="774C1FC0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}</w:t>
      </w:r>
    </w:p>
    <w:p w14:paraId="3E6B01E9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else { MessageBox.Show("Login data not found."); }</w:t>
      </w:r>
    </w:p>
    <w:p w14:paraId="2A35168C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lastRenderedPageBreak/>
        <w:t xml:space="preserve">            }</w:t>
      </w:r>
    </w:p>
    <w:p w14:paraId="51AEB699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}</w:t>
      </w:r>
    </w:p>
    <w:p w14:paraId="369FFF33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330E056B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private void txtUsername_Cl(object sender, MouseEventArgs e)</w:t>
      </w:r>
    </w:p>
    <w:p w14:paraId="3BF2B50F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{</w:t>
      </w:r>
    </w:p>
    <w:p w14:paraId="6918DC75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txtUsername.Text = "";</w:t>
      </w:r>
    </w:p>
    <w:p w14:paraId="79CE76CD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}</w:t>
      </w:r>
    </w:p>
    <w:p w14:paraId="00B091CF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public void ClearForAdminExit()</w:t>
      </w:r>
    </w:p>
    <w:p w14:paraId="10D66514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{</w:t>
      </w:r>
    </w:p>
    <w:p w14:paraId="0BF0708F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txtUsername.Text = "";</w:t>
      </w:r>
    </w:p>
    <w:p w14:paraId="221AD716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txtPassword.Text = "";</w:t>
      </w:r>
    </w:p>
    <w:p w14:paraId="7ABA1A81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AdmnRB.IsChecked = false;</w:t>
      </w:r>
    </w:p>
    <w:p w14:paraId="5097AF33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</w:t>
      </w:r>
    </w:p>
    <w:p w14:paraId="66292226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}</w:t>
      </w:r>
    </w:p>
    <w:p w14:paraId="530FF7DA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26A43D30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private void txtPassword_Cl(object sender, MouseEventArgs e)</w:t>
      </w:r>
    </w:p>
    <w:p w14:paraId="05CC2FDC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{</w:t>
      </w:r>
    </w:p>
    <w:p w14:paraId="0554C119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1F809C13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txtPassword.Text = "";</w:t>
      </w:r>
    </w:p>
    <w:p w14:paraId="23F03D07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}</w:t>
      </w:r>
    </w:p>
    <w:p w14:paraId="5261EAE4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117D1342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private void RBCheck(object sender, RoutedEventArgs e)</w:t>
      </w:r>
    </w:p>
    <w:p w14:paraId="06588A12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{</w:t>
      </w:r>
    </w:p>
    <w:p w14:paraId="0DB585C5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if(AdmnRB.IsChecked == true || User1RB.IsChecked == true|| User2RB.IsChecked == true)</w:t>
      </w:r>
    </w:p>
    <w:p w14:paraId="07D99702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{</w:t>
      </w:r>
    </w:p>
    <w:p w14:paraId="4182E34B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BtnLogin.Visibility = Visibility.Visible;</w:t>
      </w:r>
    </w:p>
    <w:p w14:paraId="55569D98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}</w:t>
      </w:r>
    </w:p>
    <w:p w14:paraId="76E8B8E4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}</w:t>
      </w:r>
    </w:p>
    <w:p w14:paraId="5909F983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}</w:t>
      </w:r>
    </w:p>
    <w:p w14:paraId="12905399" w14:textId="057CA06B" w:rsidR="00770DEE" w:rsidRPr="00376FC9" w:rsidRDefault="007C1183" w:rsidP="007C118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GB" w:eastAsia="be-BY"/>
        </w:rPr>
      </w:pPr>
      <w:r w:rsidRPr="00376FC9"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>}</w:t>
      </w:r>
      <w:r w:rsidRPr="00376FC9"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br/>
      </w:r>
      <w:r w:rsidR="00770DEE">
        <w:rPr>
          <w:rFonts w:ascii="Times New Roman" w:hAnsi="Times New Roman" w:cs="Times New Roman"/>
          <w:sz w:val="28"/>
          <w:szCs w:val="28"/>
          <w:lang w:eastAsia="be-BY"/>
        </w:rPr>
        <w:t>Код</w:t>
      </w:r>
      <w:r w:rsidR="00770DEE" w:rsidRPr="00376FC9">
        <w:rPr>
          <w:rFonts w:ascii="Times New Roman" w:hAnsi="Times New Roman" w:cs="Times New Roman"/>
          <w:sz w:val="28"/>
          <w:szCs w:val="28"/>
          <w:lang w:val="en-GB" w:eastAsia="be-BY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be-BY"/>
        </w:rPr>
        <w:t>окна</w:t>
      </w:r>
      <w:r w:rsidRPr="00376FC9">
        <w:rPr>
          <w:rFonts w:ascii="Times New Roman" w:hAnsi="Times New Roman" w:cs="Times New Roman"/>
          <w:sz w:val="28"/>
          <w:szCs w:val="28"/>
          <w:lang w:val="en-GB" w:eastAsia="be-BY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be-BY"/>
        </w:rPr>
        <w:t>администратора</w:t>
      </w:r>
      <w:r w:rsidR="00770DEE" w:rsidRPr="00376FC9">
        <w:rPr>
          <w:rFonts w:ascii="Times New Roman" w:hAnsi="Times New Roman" w:cs="Times New Roman"/>
          <w:sz w:val="28"/>
          <w:szCs w:val="28"/>
          <w:lang w:val="en-GB" w:eastAsia="be-BY"/>
        </w:rPr>
        <w:t xml:space="preserve">: </w:t>
      </w:r>
    </w:p>
    <w:p w14:paraId="6869D315" w14:textId="77777777" w:rsidR="007C1183" w:rsidRPr="00376FC9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GB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>namespace</w:t>
      </w:r>
      <w:r w:rsidRPr="00376FC9">
        <w:rPr>
          <w:rFonts w:ascii="Cascadia Mono" w:hAnsi="Cascadia Mono" w:cs="Cascadia Mono"/>
          <w:kern w:val="0"/>
          <w:sz w:val="19"/>
          <w:szCs w:val="19"/>
          <w:lang w:val="en-GB"/>
        </w:rPr>
        <w:t xml:space="preserve"> </w:t>
      </w: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>WpfApp</w:t>
      </w:r>
      <w:r w:rsidRPr="00376FC9">
        <w:rPr>
          <w:rFonts w:ascii="Cascadia Mono" w:hAnsi="Cascadia Mono" w:cs="Cascadia Mono"/>
          <w:kern w:val="0"/>
          <w:sz w:val="19"/>
          <w:szCs w:val="19"/>
          <w:lang w:val="en-GB"/>
        </w:rPr>
        <w:t>6</w:t>
      </w:r>
    </w:p>
    <w:p w14:paraId="3ED3A8B7" w14:textId="77777777" w:rsidR="007C1183" w:rsidRPr="00376FC9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GB"/>
        </w:rPr>
      </w:pPr>
      <w:r w:rsidRPr="00376FC9">
        <w:rPr>
          <w:rFonts w:ascii="Cascadia Mono" w:hAnsi="Cascadia Mono" w:cs="Cascadia Mono"/>
          <w:kern w:val="0"/>
          <w:sz w:val="19"/>
          <w:szCs w:val="19"/>
          <w:lang w:val="en-GB"/>
        </w:rPr>
        <w:t>{</w:t>
      </w:r>
    </w:p>
    <w:p w14:paraId="58FC5762" w14:textId="77777777" w:rsidR="007C1183" w:rsidRPr="00376FC9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GB"/>
        </w:rPr>
      </w:pPr>
      <w:r w:rsidRPr="00376FC9">
        <w:rPr>
          <w:rFonts w:ascii="Cascadia Mono" w:hAnsi="Cascadia Mono" w:cs="Cascadia Mono"/>
          <w:kern w:val="0"/>
          <w:sz w:val="19"/>
          <w:szCs w:val="19"/>
          <w:lang w:val="en-GB"/>
        </w:rPr>
        <w:t xml:space="preserve">    </w:t>
      </w:r>
    </w:p>
    <w:p w14:paraId="63B141D0" w14:textId="77777777" w:rsidR="007C1183" w:rsidRPr="00376FC9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GB"/>
        </w:rPr>
      </w:pPr>
      <w:r w:rsidRPr="00376FC9">
        <w:rPr>
          <w:rFonts w:ascii="Cascadia Mono" w:hAnsi="Cascadia Mono" w:cs="Cascadia Mono"/>
          <w:kern w:val="0"/>
          <w:sz w:val="19"/>
          <w:szCs w:val="19"/>
          <w:lang w:val="en-GB"/>
        </w:rPr>
        <w:t xml:space="preserve">    /// &lt;</w:t>
      </w: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>summary</w:t>
      </w:r>
      <w:r w:rsidRPr="00376FC9">
        <w:rPr>
          <w:rFonts w:ascii="Cascadia Mono" w:hAnsi="Cascadia Mono" w:cs="Cascadia Mono"/>
          <w:kern w:val="0"/>
          <w:sz w:val="19"/>
          <w:szCs w:val="19"/>
          <w:lang w:val="en-GB"/>
        </w:rPr>
        <w:t>&gt;</w:t>
      </w:r>
    </w:p>
    <w:p w14:paraId="2236A207" w14:textId="77777777" w:rsidR="007C1183" w:rsidRPr="00376FC9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GB"/>
        </w:rPr>
      </w:pPr>
      <w:r w:rsidRPr="00376FC9">
        <w:rPr>
          <w:rFonts w:ascii="Cascadia Mono" w:hAnsi="Cascadia Mono" w:cs="Cascadia Mono"/>
          <w:kern w:val="0"/>
          <w:sz w:val="19"/>
          <w:szCs w:val="19"/>
          <w:lang w:val="en-GB"/>
        </w:rPr>
        <w:t xml:space="preserve">    /// </w:t>
      </w:r>
      <w:r w:rsidRPr="007C1183">
        <w:rPr>
          <w:rFonts w:ascii="Cascadia Mono" w:hAnsi="Cascadia Mono" w:cs="Cascadia Mono"/>
          <w:kern w:val="0"/>
          <w:sz w:val="19"/>
          <w:szCs w:val="19"/>
        </w:rPr>
        <w:t>Логика</w:t>
      </w:r>
      <w:r w:rsidRPr="00376FC9">
        <w:rPr>
          <w:rFonts w:ascii="Cascadia Mono" w:hAnsi="Cascadia Mono" w:cs="Cascadia Mono"/>
          <w:kern w:val="0"/>
          <w:sz w:val="19"/>
          <w:szCs w:val="19"/>
          <w:lang w:val="en-GB"/>
        </w:rPr>
        <w:t xml:space="preserve"> </w:t>
      </w:r>
      <w:r w:rsidRPr="007C1183">
        <w:rPr>
          <w:rFonts w:ascii="Cascadia Mono" w:hAnsi="Cascadia Mono" w:cs="Cascadia Mono"/>
          <w:kern w:val="0"/>
          <w:sz w:val="19"/>
          <w:szCs w:val="19"/>
        </w:rPr>
        <w:t>взаимодействия</w:t>
      </w:r>
      <w:r w:rsidRPr="00376FC9">
        <w:rPr>
          <w:rFonts w:ascii="Cascadia Mono" w:hAnsi="Cascadia Mono" w:cs="Cascadia Mono"/>
          <w:kern w:val="0"/>
          <w:sz w:val="19"/>
          <w:szCs w:val="19"/>
          <w:lang w:val="en-GB"/>
        </w:rPr>
        <w:t xml:space="preserve"> </w:t>
      </w:r>
      <w:r w:rsidRPr="007C1183">
        <w:rPr>
          <w:rFonts w:ascii="Cascadia Mono" w:hAnsi="Cascadia Mono" w:cs="Cascadia Mono"/>
          <w:kern w:val="0"/>
          <w:sz w:val="19"/>
          <w:szCs w:val="19"/>
        </w:rPr>
        <w:t>для</w:t>
      </w:r>
      <w:r w:rsidRPr="00376FC9">
        <w:rPr>
          <w:rFonts w:ascii="Cascadia Mono" w:hAnsi="Cascadia Mono" w:cs="Cascadia Mono"/>
          <w:kern w:val="0"/>
          <w:sz w:val="19"/>
          <w:szCs w:val="19"/>
          <w:lang w:val="en-GB"/>
        </w:rPr>
        <w:t xml:space="preserve"> </w:t>
      </w: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>Window</w:t>
      </w:r>
      <w:r w:rsidRPr="00376FC9">
        <w:rPr>
          <w:rFonts w:ascii="Cascadia Mono" w:hAnsi="Cascadia Mono" w:cs="Cascadia Mono"/>
          <w:kern w:val="0"/>
          <w:sz w:val="19"/>
          <w:szCs w:val="19"/>
          <w:lang w:val="en-GB"/>
        </w:rPr>
        <w:t>1.</w:t>
      </w: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>xaml</w:t>
      </w:r>
    </w:p>
    <w:p w14:paraId="24F2BBB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376FC9">
        <w:rPr>
          <w:rFonts w:ascii="Cascadia Mono" w:hAnsi="Cascadia Mono" w:cs="Cascadia Mono"/>
          <w:kern w:val="0"/>
          <w:sz w:val="19"/>
          <w:szCs w:val="19"/>
          <w:lang w:val="en-GB"/>
        </w:rPr>
        <w:t xml:space="preserve">    </w:t>
      </w: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>/// &lt;/summary&gt;</w:t>
      </w:r>
    </w:p>
    <w:p w14:paraId="0F19094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public partial class Window1 : Window</w:t>
      </w:r>
    </w:p>
    <w:p w14:paraId="4E864E9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{</w:t>
      </w:r>
    </w:p>
    <w:p w14:paraId="118220F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public static bool masteradmin = false;</w:t>
      </w:r>
    </w:p>
    <w:p w14:paraId="4836A3D4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private string masterdaminpw = "m4s73r4dm1nm010d3c";</w:t>
      </w:r>
    </w:p>
    <w:p w14:paraId="7337D38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private string connString;</w:t>
      </w:r>
    </w:p>
    <w:p w14:paraId="3FBAE83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006C524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private string[] dishName = new string[] { "Cheeseburger", "Diablo", "Double Cheeseburger", "Cheeseburger Tower", "Ultra Burger", "Coolah", "Fries", "Sundae Icecream", "Cappucino", "Caesar Salad"};</w:t>
      </w:r>
    </w:p>
    <w:p w14:paraId="569DAA76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private int[] quantityList = new int[] { 0, 0, 0, 0, 0, 0, 0, 0, 0, 0 };</w:t>
      </w:r>
    </w:p>
    <w:p w14:paraId="79A158F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private string orderString = "";</w:t>
      </w:r>
    </w:p>
    <w:p w14:paraId="3DDE065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09A5398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public Window1()</w:t>
      </w:r>
    </w:p>
    <w:p w14:paraId="229BC8C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{</w:t>
      </w:r>
    </w:p>
    <w:p w14:paraId="4D73507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</w:t>
      </w:r>
    </w:p>
    <w:p w14:paraId="5BE3BA74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InitializeComponent();</w:t>
      </w:r>
    </w:p>
    <w:p w14:paraId="4A74D55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string connectionString = "Server=ABUBACHIRTRAHOV\\BDISUBIDE; Initial Catalog=synthfoods; Integrated Security = True";</w:t>
      </w:r>
    </w:p>
    <w:p w14:paraId="7F289B2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53D61F3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}</w:t>
      </w:r>
    </w:p>
    <w:p w14:paraId="58790D7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3705C7A6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private MainWindow loginwindow;</w:t>
      </w:r>
    </w:p>
    <w:p w14:paraId="73C9011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private MaterialAmount ma = new MaterialAmount();</w:t>
      </w:r>
    </w:p>
    <w:p w14:paraId="013BF51A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public Window1(string un, string pw, DatabaseHelper dbhelp, MainWindow e)</w:t>
      </w:r>
    </w:p>
    <w:p w14:paraId="743691D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lastRenderedPageBreak/>
        <w:t xml:space="preserve">        {</w:t>
      </w:r>
    </w:p>
    <w:p w14:paraId="6C85525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InitializeComponent();</w:t>
      </w:r>
    </w:p>
    <w:p w14:paraId="51B60284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string connectionString = "Server=ABUBACHIRTRAHOV\\BDISUBIDE; Initial Catalog=synthfoods; Integrated Security = True";</w:t>
      </w:r>
    </w:p>
    <w:p w14:paraId="4E8B737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connString = connectionString;</w:t>
      </w:r>
    </w:p>
    <w:p w14:paraId="56D9A38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db = dbhelp;</w:t>
      </w:r>
    </w:p>
    <w:p w14:paraId="766433B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adminPW = pw;</w:t>
      </w:r>
    </w:p>
    <w:p w14:paraId="7D209EA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loginwindow = e;</w:t>
      </w:r>
    </w:p>
    <w:p w14:paraId="6772C50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38FD9A7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}</w:t>
      </w:r>
    </w:p>
    <w:p w14:paraId="741AFFB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private DatabaseHelper db;</w:t>
      </w:r>
    </w:p>
    <w:p w14:paraId="4AD237A6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private string adminPW;</w:t>
      </w:r>
    </w:p>
    <w:p w14:paraId="7DADBF7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0D97CC4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private void ShowAddUserMenu(object sender, RoutedEventArgs e)</w:t>
      </w:r>
    </w:p>
    <w:p w14:paraId="13842CD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{</w:t>
      </w:r>
    </w:p>
    <w:p w14:paraId="50B8E94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addUserGroup.Visibility = Visibility.Visible;</w:t>
      </w:r>
    </w:p>
    <w:p w14:paraId="60DB2DD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addUser_pw.Visibility = Visibility.Visible;</w:t>
      </w:r>
    </w:p>
    <w:p w14:paraId="5379E55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addUser_un.Visibility = Visibility.Visible;</w:t>
      </w:r>
    </w:p>
    <w:p w14:paraId="06605E2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adminButton.Visibility = Visibility.Visible;</w:t>
      </w:r>
    </w:p>
    <w:p w14:paraId="3A09ABD4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user1Button.Visibility = Visibility.Visible;</w:t>
      </w:r>
    </w:p>
    <w:p w14:paraId="2011C8C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user2Button.Visibility = Visibility.Visible;</w:t>
      </w:r>
    </w:p>
    <w:p w14:paraId="6550F95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verifyField.Visibility = Visibility.Visible;</w:t>
      </w:r>
    </w:p>
    <w:p w14:paraId="6E7AB0D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addUser.Visibility = Visibility.Visible;</w:t>
      </w:r>
    </w:p>
    <w:p w14:paraId="73DFC67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6ACE3F8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AdminDeletingRB.Visibility = Visibility.Hidden;</w:t>
      </w:r>
    </w:p>
    <w:p w14:paraId="056774E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CookDeletingRB.Visibility = Visibility.Hidden;</w:t>
      </w:r>
    </w:p>
    <w:p w14:paraId="6CFCCCE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CourierDeletingRB.Visibility = Visibility.Hidden;</w:t>
      </w:r>
    </w:p>
    <w:p w14:paraId="394DDE5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UsernameOfDeletingUser.Visibility = Visibility.Hidden;</w:t>
      </w:r>
    </w:p>
    <w:p w14:paraId="7B566A9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PasswordOfDeletingUser.Visibility = Visibility.Hidden;</w:t>
      </w:r>
    </w:p>
    <w:p w14:paraId="3D451B2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PasswordVerifyForDelete.Visibility = Visibility.Hidden;</w:t>
      </w:r>
    </w:p>
    <w:p w14:paraId="1F2F3C1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UserDeletion.Visibility = Visibility.Hidden;</w:t>
      </w:r>
    </w:p>
    <w:p w14:paraId="7220726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delpwlbl.Visibility = Visibility.Hidden;</w:t>
      </w:r>
    </w:p>
    <w:p w14:paraId="61D0C60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delunlbl.Visibility = Visibility.Hidden;</w:t>
      </w:r>
    </w:p>
    <w:p w14:paraId="214A162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delvpwlbl.Visibility = Visibility.Hidden;</w:t>
      </w:r>
    </w:p>
    <w:p w14:paraId="324153BA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</w:t>
      </w:r>
    </w:p>
    <w:p w14:paraId="0F35D3D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dataGridRegistredUsers.Visibility = Visibility.Hidden;</w:t>
      </w:r>
    </w:p>
    <w:p w14:paraId="1F0C038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ShowAdminsInDataGrid.Visibility = Visibility.Hidden;</w:t>
      </w:r>
    </w:p>
    <w:p w14:paraId="2AF0C6A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ShowCooksInDataGrid.Visibility = Visibility.Hidden;</w:t>
      </w:r>
    </w:p>
    <w:p w14:paraId="7203039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ShowCouriersInDataGrid.Visibility = Visibility.Hidden;</w:t>
      </w:r>
    </w:p>
    <w:p w14:paraId="78AD6D6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304BEA0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OrderGrid.Visibility = Visibility.Hidden;</w:t>
      </w:r>
    </w:p>
    <w:p w14:paraId="6B5D087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NameBox.Visibility = Visibility.Hidden;</w:t>
      </w:r>
    </w:p>
    <w:p w14:paraId="6B1BCBB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AddressBox.Visibility = Visibility.Hidden;</w:t>
      </w:r>
    </w:p>
    <w:p w14:paraId="24626AA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OrderConfirm.Visibility = Visibility.Hidden;</w:t>
      </w:r>
    </w:p>
    <w:p w14:paraId="6EA2F776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UpdateTable.Visibility = Visibility.Hidden;</w:t>
      </w:r>
    </w:p>
    <w:p w14:paraId="7CFC65C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OrderDataGrid.Visibility = Visibility.Hidden;</w:t>
      </w:r>
    </w:p>
    <w:p w14:paraId="79DA2DB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CourierIDTB.Visibility = Visibility.Hidden;</w:t>
      </w:r>
    </w:p>
    <w:p w14:paraId="42194B0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CookIDTB.Visibility = Visibility.Hidden;</w:t>
      </w:r>
    </w:p>
    <w:p w14:paraId="5F61361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nl.Visibility = Visibility.Hidden;</w:t>
      </w:r>
    </w:p>
    <w:p w14:paraId="2F661B8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al.Visibility = Visibility.Hidden;</w:t>
      </w:r>
    </w:p>
    <w:p w14:paraId="7B3AE2D4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icl.Visibility = Visibility.Hidden;</w:t>
      </w:r>
    </w:p>
    <w:p w14:paraId="1D1CE896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icoul.Visibility = Visibility.Hidden;</w:t>
      </w:r>
    </w:p>
    <w:p w14:paraId="791388D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7D75DC2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StorageDataGrid.Visibility = Visibility.Hidden;</w:t>
      </w:r>
    </w:p>
    <w:p w14:paraId="2D8C813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UpdateStorageGrid.Visibility = Visibility.Hidden;</w:t>
      </w:r>
    </w:p>
    <w:p w14:paraId="0244FC5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2B921AC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MasterAdminPassword.Visibility = Visibility.Hidden;</w:t>
      </w:r>
    </w:p>
    <w:p w14:paraId="1F1B325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ConfirmMasterAdmin.Visibility = Visibility.Hidden;</w:t>
      </w:r>
    </w:p>
    <w:p w14:paraId="71664A54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7C3E70D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CompletedOrders.Visibility = Visibility.Hidden;</w:t>
      </w:r>
    </w:p>
    <w:p w14:paraId="027C2A4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ShowHistoryOfOrders.Visibility = Visibility.Hidden;</w:t>
      </w:r>
    </w:p>
    <w:p w14:paraId="706D7EA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}</w:t>
      </w:r>
    </w:p>
    <w:p w14:paraId="33A0258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21CDB08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private void AddUserButton(object sender, RoutedEventArgs e)</w:t>
      </w:r>
    </w:p>
    <w:p w14:paraId="6AFABD4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lastRenderedPageBreak/>
        <w:t xml:space="preserve">        {</w:t>
      </w:r>
    </w:p>
    <w:p w14:paraId="303C458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if(verifyField.Text != adminPW)</w:t>
      </w:r>
    </w:p>
    <w:p w14:paraId="1343315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{</w:t>
      </w:r>
    </w:p>
    <w:p w14:paraId="13C7C6E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MessageBox.Show("Cannot verify admin.");</w:t>
      </w:r>
    </w:p>
    <w:p w14:paraId="72260A3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return;</w:t>
      </w:r>
    </w:p>
    <w:p w14:paraId="3861F32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}</w:t>
      </w:r>
    </w:p>
    <w:p w14:paraId="20BB35C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if (adminButton.IsChecked == true) db.AddAdmin(addUser_un.Text, addUser_pw.Text);</w:t>
      </w:r>
    </w:p>
    <w:p w14:paraId="490BF09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else if (user1Button.IsChecked == true) db.AddUser1(addUser_un.Text, addUser_pw.Text);</w:t>
      </w:r>
    </w:p>
    <w:p w14:paraId="6A1A632A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else if (user2Button.IsChecked == true) db.AddUser2(addUser_un.Text, addUser_pw.Text);</w:t>
      </w:r>
    </w:p>
    <w:p w14:paraId="115B41F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else</w:t>
      </w:r>
    </w:p>
    <w:p w14:paraId="74FD5B7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{</w:t>
      </w:r>
    </w:p>
    <w:p w14:paraId="36A9F44A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MessageBox.Show("Please, choose a role.");</w:t>
      </w:r>
    </w:p>
    <w:p w14:paraId="310D86A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}</w:t>
      </w:r>
    </w:p>
    <w:p w14:paraId="6EF2E73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}</w:t>
      </w:r>
    </w:p>
    <w:p w14:paraId="779C23A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3C11C52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private void ShowAdmins(object sender, RoutedEventArgs e)</w:t>
      </w:r>
    </w:p>
    <w:p w14:paraId="10C5DF5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{</w:t>
      </w:r>
    </w:p>
    <w:p w14:paraId="1214A7A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List&lt;AdminClass&gt; admins = new List&lt;AdminClass&gt;();</w:t>
      </w:r>
    </w:p>
    <w:p w14:paraId="3D6F7B5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78DCA19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using (var connection = new SqlConnection(connString))</w:t>
      </w:r>
    </w:p>
    <w:p w14:paraId="4330BD0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{</w:t>
      </w:r>
    </w:p>
    <w:p w14:paraId="3FD1A4C4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connection.Open();</w:t>
      </w:r>
    </w:p>
    <w:p w14:paraId="68AAD58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var command = new SqlCommand("SELECT Username, Password FROM Admin", connection);</w:t>
      </w:r>
    </w:p>
    <w:p w14:paraId="7CCDC20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var reader = command.ExecuteReader();</w:t>
      </w:r>
    </w:p>
    <w:p w14:paraId="7C9A672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while (reader.Read())</w:t>
      </w:r>
    </w:p>
    <w:p w14:paraId="4A743BE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{</w:t>
      </w:r>
    </w:p>
    <w:p w14:paraId="6829F23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AdminClass admin = new AdminClass</w:t>
      </w:r>
    </w:p>
    <w:p w14:paraId="2C3D184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{</w:t>
      </w:r>
    </w:p>
    <w:p w14:paraId="3ED8DA1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    Username = reader.GetString(0),</w:t>
      </w:r>
    </w:p>
    <w:p w14:paraId="2032B79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    Password = reader.GetString(1),</w:t>
      </w:r>
    </w:p>
    <w:p w14:paraId="54B8CCA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};</w:t>
      </w:r>
    </w:p>
    <w:p w14:paraId="5090FFF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admins.Add(admin);</w:t>
      </w:r>
    </w:p>
    <w:p w14:paraId="65B9390A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}</w:t>
      </w:r>
    </w:p>
    <w:p w14:paraId="0DCE345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}</w:t>
      </w:r>
    </w:p>
    <w:p w14:paraId="3AB9A85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dataGridRegistredUsers.ItemsSource = admins;</w:t>
      </w:r>
    </w:p>
    <w:p w14:paraId="7F7B21A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}</w:t>
      </w:r>
    </w:p>
    <w:p w14:paraId="31C7425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4449A7E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private void ShowCooks(object sender, RoutedEventArgs e)</w:t>
      </w:r>
    </w:p>
    <w:p w14:paraId="58BB12A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{</w:t>
      </w:r>
    </w:p>
    <w:p w14:paraId="1BC739F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List&lt;CookClass&gt; admins = new List&lt;CookClass&gt;();</w:t>
      </w:r>
    </w:p>
    <w:p w14:paraId="450722B4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3DCB1DC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using (var connection = new SqlConnection(connString))</w:t>
      </w:r>
    </w:p>
    <w:p w14:paraId="3442DCB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{</w:t>
      </w:r>
    </w:p>
    <w:p w14:paraId="041B69BA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connection.Open();</w:t>
      </w:r>
    </w:p>
    <w:p w14:paraId="2AB3ABF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var command = new SqlCommand("SELECT Username, Password, Completed FROM User1", connection);</w:t>
      </w:r>
    </w:p>
    <w:p w14:paraId="49D9AADA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var reader = command.ExecuteReader();</w:t>
      </w:r>
    </w:p>
    <w:p w14:paraId="3E7C51E6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while (reader.Read())</w:t>
      </w:r>
    </w:p>
    <w:p w14:paraId="425EC33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{</w:t>
      </w:r>
    </w:p>
    <w:p w14:paraId="4872F216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CookClass admin = new CookClass</w:t>
      </w:r>
    </w:p>
    <w:p w14:paraId="7CBE142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{</w:t>
      </w:r>
    </w:p>
    <w:p w14:paraId="2318E88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    Username = reader.GetString(0),</w:t>
      </w:r>
    </w:p>
    <w:p w14:paraId="0D9E39C6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    Password = reader.GetString(1),</w:t>
      </w:r>
    </w:p>
    <w:p w14:paraId="0A1B1E86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    Completed = reader.GetInt32(2),</w:t>
      </w:r>
    </w:p>
    <w:p w14:paraId="4D6EB9F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};</w:t>
      </w:r>
    </w:p>
    <w:p w14:paraId="2BE231C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admins.Add(admin);</w:t>
      </w:r>
    </w:p>
    <w:p w14:paraId="1F9C2D0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}</w:t>
      </w:r>
    </w:p>
    <w:p w14:paraId="4577626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}</w:t>
      </w:r>
    </w:p>
    <w:p w14:paraId="100781A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dataGridRegistredUsers.ItemsSource = admins;</w:t>
      </w:r>
    </w:p>
    <w:p w14:paraId="0B05DB4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}</w:t>
      </w:r>
    </w:p>
    <w:p w14:paraId="7AB9228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2B6F888A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private void ShowCouriers(object sender, RoutedEventArgs e)</w:t>
      </w:r>
    </w:p>
    <w:p w14:paraId="70D5DFC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{</w:t>
      </w:r>
    </w:p>
    <w:p w14:paraId="57F7111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List&lt;CourierClass&gt; admins = new List&lt;CourierClass&gt;();</w:t>
      </w:r>
    </w:p>
    <w:p w14:paraId="3C56742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5BB2876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using (var connection = new SqlConnection(connString))</w:t>
      </w:r>
    </w:p>
    <w:p w14:paraId="6B01840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{</w:t>
      </w:r>
    </w:p>
    <w:p w14:paraId="34342724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connection.Open();</w:t>
      </w:r>
    </w:p>
    <w:p w14:paraId="4FCE54F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var command = new SqlCommand("SELECT Usernamecour, Password, Completed FROM User2", connection);</w:t>
      </w:r>
    </w:p>
    <w:p w14:paraId="399D524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var reader = command.ExecuteReader();</w:t>
      </w:r>
    </w:p>
    <w:p w14:paraId="636963F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while (reader.Read())</w:t>
      </w:r>
    </w:p>
    <w:p w14:paraId="5D2E2C6A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{</w:t>
      </w:r>
    </w:p>
    <w:p w14:paraId="4F6AC53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CourierClass admin = new CourierClass</w:t>
      </w:r>
    </w:p>
    <w:p w14:paraId="4E1D69C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{</w:t>
      </w:r>
    </w:p>
    <w:p w14:paraId="596F24F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    Username = reader.GetString(0),</w:t>
      </w:r>
    </w:p>
    <w:p w14:paraId="17E9403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    Password = reader.GetString(1),</w:t>
      </w:r>
    </w:p>
    <w:p w14:paraId="6A5151D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    Completed = reader.GetInt32(2),</w:t>
      </w:r>
    </w:p>
    <w:p w14:paraId="4CBCEF4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};</w:t>
      </w:r>
    </w:p>
    <w:p w14:paraId="0735738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admins.Add(admin);</w:t>
      </w:r>
    </w:p>
    <w:p w14:paraId="289CF27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}</w:t>
      </w:r>
    </w:p>
    <w:p w14:paraId="280F31A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}</w:t>
      </w:r>
    </w:p>
    <w:p w14:paraId="69EF91E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dataGridRegistredUsers.ItemsSource = admins;</w:t>
      </w:r>
    </w:p>
    <w:p w14:paraId="26BD2F66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}</w:t>
      </w:r>
    </w:p>
    <w:p w14:paraId="42D025C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46465FA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private void ShowOverallUsersMenu(object sender, RoutedEventArgs e)</w:t>
      </w:r>
    </w:p>
    <w:p w14:paraId="14D1002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{</w:t>
      </w:r>
    </w:p>
    <w:p w14:paraId="3100D57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addUserGroup.Visibility = Visibility.Hidden;</w:t>
      </w:r>
    </w:p>
    <w:p w14:paraId="080A915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addUser_pw.Visibility = Visibility.Hidden;</w:t>
      </w:r>
    </w:p>
    <w:p w14:paraId="1875D52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addUser_un.Visibility = Visibility.Hidden;</w:t>
      </w:r>
    </w:p>
    <w:p w14:paraId="7B7DFA66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adminButton.Visibility = Visibility.Hidden;</w:t>
      </w:r>
    </w:p>
    <w:p w14:paraId="2AFC09BA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user1Button.Visibility = Visibility.Hidden;</w:t>
      </w:r>
    </w:p>
    <w:p w14:paraId="220DE2F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user2Button.Visibility = Visibility.Hidden;</w:t>
      </w:r>
    </w:p>
    <w:p w14:paraId="09C9C32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verifyField.Visibility = Visibility.Hidden;</w:t>
      </w:r>
    </w:p>
    <w:p w14:paraId="1C506E56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addUser.Visibility = Visibility.Hidden;</w:t>
      </w:r>
    </w:p>
    <w:p w14:paraId="54A5917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6EC9585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AdminDeletingRB.Visibility = Visibility.Hidden;</w:t>
      </w:r>
    </w:p>
    <w:p w14:paraId="3D4FF074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CookDeletingRB.Visibility = Visibility.Hidden;</w:t>
      </w:r>
    </w:p>
    <w:p w14:paraId="3EC877F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CourierDeletingRB.Visibility = Visibility.Hidden;</w:t>
      </w:r>
    </w:p>
    <w:p w14:paraId="2BAF392A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UsernameOfDeletingUser.Visibility = Visibility.Hidden;</w:t>
      </w:r>
    </w:p>
    <w:p w14:paraId="7C30D27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PasswordOfDeletingUser.Visibility = Visibility.Hidden;</w:t>
      </w:r>
    </w:p>
    <w:p w14:paraId="78068FF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PasswordVerifyForDelete.Visibility = Visibility.Hidden;</w:t>
      </w:r>
    </w:p>
    <w:p w14:paraId="2ECD0EA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UserDeletion.Visibility = Visibility.Hidden;</w:t>
      </w:r>
    </w:p>
    <w:p w14:paraId="0BB8117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delpwlbl.Visibility = Visibility.Hidden;</w:t>
      </w:r>
    </w:p>
    <w:p w14:paraId="2F837C5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delunlbl.Visibility = Visibility.Hidden;</w:t>
      </w:r>
    </w:p>
    <w:p w14:paraId="6245FB9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delvpwlbl.Visibility = Visibility.Hidden;</w:t>
      </w:r>
    </w:p>
    <w:p w14:paraId="31D1652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4921B9A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ShowAdminsInDataGrid.Visibility = Visibility.Visible;</w:t>
      </w:r>
    </w:p>
    <w:p w14:paraId="2DDCB9A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ShowCooksInDataGrid.Visibility = Visibility.Visible;</w:t>
      </w:r>
    </w:p>
    <w:p w14:paraId="07CBF28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dataGridRegistredUsers.Visibility = Visibility.Visible;</w:t>
      </w:r>
    </w:p>
    <w:p w14:paraId="3624B06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ShowCouriersInDataGrid.Visibility = Visibility.Visible;</w:t>
      </w:r>
    </w:p>
    <w:p w14:paraId="388FA36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797C6D4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MasterAdminPassword.Visibility = Visibility.Hidden;</w:t>
      </w:r>
    </w:p>
    <w:p w14:paraId="3579F65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ConfirmMasterAdmin.Visibility = Visibility.Hidden;</w:t>
      </w:r>
    </w:p>
    <w:p w14:paraId="22ED546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OrderGrid.Visibility = Visibility.Hidden;</w:t>
      </w:r>
    </w:p>
    <w:p w14:paraId="05CCE97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NameBox.Visibility = Visibility.Hidden;</w:t>
      </w:r>
    </w:p>
    <w:p w14:paraId="2125241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AddressBox.Visibility = Visibility.Hidden;</w:t>
      </w:r>
    </w:p>
    <w:p w14:paraId="28E75AF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OrderConfirm.Visibility = Visibility.Hidden;</w:t>
      </w:r>
    </w:p>
    <w:p w14:paraId="4E9A1EF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UpdateTable.Visibility = Visibility.Hidden;</w:t>
      </w:r>
    </w:p>
    <w:p w14:paraId="09A36E2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OrderDataGrid.Visibility = Visibility.Hidden;</w:t>
      </w:r>
    </w:p>
    <w:p w14:paraId="5DC6C33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CourierIDTB.Visibility = Visibility.Hidden;</w:t>
      </w:r>
    </w:p>
    <w:p w14:paraId="2D3CBD8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CookIDTB.Visibility = Visibility.Hidden;</w:t>
      </w:r>
    </w:p>
    <w:p w14:paraId="0E407B2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nl.Visibility = Visibility.Hidden;</w:t>
      </w:r>
    </w:p>
    <w:p w14:paraId="5AC1521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al.Visibility = Visibility.Hidden;</w:t>
      </w:r>
    </w:p>
    <w:p w14:paraId="4577552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lastRenderedPageBreak/>
        <w:t xml:space="preserve">            icl.Visibility = Visibility.Hidden;</w:t>
      </w:r>
    </w:p>
    <w:p w14:paraId="0E09E13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icoul.Visibility = Visibility.Hidden;</w:t>
      </w:r>
    </w:p>
    <w:p w14:paraId="2C11584A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3074E4E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StorageDataGrid.Visibility = Visibility.Hidden;</w:t>
      </w:r>
    </w:p>
    <w:p w14:paraId="0F7E397A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UpdateStorageGrid.Visibility = Visibility.Hidden;</w:t>
      </w:r>
    </w:p>
    <w:p w14:paraId="786FC2B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DostavkaButton.Visibility = Visibility.Hidden;</w:t>
      </w:r>
    </w:p>
    <w:p w14:paraId="728D54D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32FDD4F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MasterAdminPassword.Visibility = Visibility.Hidden;</w:t>
      </w:r>
    </w:p>
    <w:p w14:paraId="4EE0CFF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ConfirmMasterAdmin.Visibility = Visibility.Hidden;</w:t>
      </w:r>
    </w:p>
    <w:p w14:paraId="2198143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CompletedOrders.Visibility = Visibility.Hidden;</w:t>
      </w:r>
    </w:p>
    <w:p w14:paraId="624BA29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ShowHistoryOfOrders.Visibility = Visibility.Hidden;</w:t>
      </w:r>
    </w:p>
    <w:p w14:paraId="0AA998A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27522D0A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}</w:t>
      </w:r>
    </w:p>
    <w:p w14:paraId="1696A17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2BBD1AF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10C11DB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private void Button_Click(object sender, RoutedEventArgs e)</w:t>
      </w:r>
    </w:p>
    <w:p w14:paraId="5B9D21E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{</w:t>
      </w:r>
    </w:p>
    <w:p w14:paraId="362BB9B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string username = UsernameOfDeletingUser.Text;</w:t>
      </w:r>
    </w:p>
    <w:p w14:paraId="4680B74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string password = PasswordOfDeletingUser.Text;</w:t>
      </w:r>
    </w:p>
    <w:p w14:paraId="5303630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if (masteradmin == true)</w:t>
      </w:r>
    </w:p>
    <w:p w14:paraId="43F9D2CA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{</w:t>
      </w:r>
    </w:p>
    <w:p w14:paraId="6218566A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if (AdminDeletingRB.IsChecked == true) db.DeleteAdmin(username, password);</w:t>
      </w:r>
    </w:p>
    <w:p w14:paraId="5AB801D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else if (CookDeletingRB.IsChecked == true) db.DeleteUser1(username, password);</w:t>
      </w:r>
    </w:p>
    <w:p w14:paraId="602B6D1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else if (CourierDeletingRB.IsChecked == true) db.DeleteUser2(username, password);</w:t>
      </w:r>
    </w:p>
    <w:p w14:paraId="7D042ED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else</w:t>
      </w:r>
      <w:r w:rsidRPr="007C1183">
        <w:rPr>
          <w:rFonts w:ascii="Cascadia Mono" w:hAnsi="Cascadia Mono" w:cs="Cascadia Mono"/>
          <w:kern w:val="0"/>
          <w:sz w:val="19"/>
          <w:szCs w:val="19"/>
        </w:rPr>
        <w:t xml:space="preserve"> </w:t>
      </w: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>MessageBox</w:t>
      </w:r>
      <w:r w:rsidRPr="007C1183">
        <w:rPr>
          <w:rFonts w:ascii="Cascadia Mono" w:hAnsi="Cascadia Mono" w:cs="Cascadia Mono"/>
          <w:kern w:val="0"/>
          <w:sz w:val="19"/>
          <w:szCs w:val="19"/>
        </w:rPr>
        <w:t>.</w:t>
      </w: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>Show</w:t>
      </w:r>
      <w:r w:rsidRPr="007C1183">
        <w:rPr>
          <w:rFonts w:ascii="Cascadia Mono" w:hAnsi="Cascadia Mono" w:cs="Cascadia Mono"/>
          <w:kern w:val="0"/>
          <w:sz w:val="19"/>
          <w:szCs w:val="19"/>
        </w:rPr>
        <w:t>("Выберите тип пользователя.");</w:t>
      </w:r>
    </w:p>
    <w:p w14:paraId="2484FB9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</w:rPr>
      </w:pPr>
      <w:r w:rsidRPr="007C1183">
        <w:rPr>
          <w:rFonts w:ascii="Cascadia Mono" w:hAnsi="Cascadia Mono" w:cs="Cascadia Mono"/>
          <w:kern w:val="0"/>
          <w:sz w:val="19"/>
          <w:szCs w:val="19"/>
        </w:rPr>
        <w:t xml:space="preserve">            }</w:t>
      </w:r>
    </w:p>
    <w:p w14:paraId="1CB5A14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</w:rPr>
      </w:pPr>
      <w:r w:rsidRPr="007C1183">
        <w:rPr>
          <w:rFonts w:ascii="Cascadia Mono" w:hAnsi="Cascadia Mono" w:cs="Cascadia Mono"/>
          <w:kern w:val="0"/>
          <w:sz w:val="19"/>
          <w:szCs w:val="19"/>
        </w:rPr>
        <w:t xml:space="preserve">            </w:t>
      </w: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>else</w:t>
      </w:r>
      <w:r w:rsidRPr="007C1183">
        <w:rPr>
          <w:rFonts w:ascii="Cascadia Mono" w:hAnsi="Cascadia Mono" w:cs="Cascadia Mono"/>
          <w:kern w:val="0"/>
          <w:sz w:val="19"/>
          <w:szCs w:val="19"/>
        </w:rPr>
        <w:t xml:space="preserve"> </w:t>
      </w: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>MessageBox</w:t>
      </w:r>
      <w:r w:rsidRPr="007C1183">
        <w:rPr>
          <w:rFonts w:ascii="Cascadia Mono" w:hAnsi="Cascadia Mono" w:cs="Cascadia Mono"/>
          <w:kern w:val="0"/>
          <w:sz w:val="19"/>
          <w:szCs w:val="19"/>
        </w:rPr>
        <w:t>.</w:t>
      </w: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>Show</w:t>
      </w:r>
      <w:r w:rsidRPr="007C1183">
        <w:rPr>
          <w:rFonts w:ascii="Cascadia Mono" w:hAnsi="Cascadia Mono" w:cs="Cascadia Mono"/>
          <w:kern w:val="0"/>
          <w:sz w:val="19"/>
          <w:szCs w:val="19"/>
        </w:rPr>
        <w:t>("Необходимы права мастер-админа.");</w:t>
      </w:r>
    </w:p>
    <w:p w14:paraId="7EF8380A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</w:rPr>
        <w:t xml:space="preserve">        </w:t>
      </w: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>}</w:t>
      </w:r>
    </w:p>
    <w:p w14:paraId="138ADA6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50E8BA1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private void userList_Click(object sender, RoutedEventArgs e)</w:t>
      </w:r>
    </w:p>
    <w:p w14:paraId="0B37F20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{</w:t>
      </w:r>
    </w:p>
    <w:p w14:paraId="7C4DB39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addUserGroup.Visibility = Visibility.Hidden;</w:t>
      </w:r>
    </w:p>
    <w:p w14:paraId="4BEE892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addUser_pw.Visibility = Visibility.Hidden;</w:t>
      </w:r>
    </w:p>
    <w:p w14:paraId="1910A876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addUser_un.Visibility = Visibility.Hidden;</w:t>
      </w:r>
    </w:p>
    <w:p w14:paraId="2F1B840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adminButton.Visibility = Visibility.Hidden;</w:t>
      </w:r>
    </w:p>
    <w:p w14:paraId="4DA5774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user1Button.Visibility = Visibility.Hidden;</w:t>
      </w:r>
    </w:p>
    <w:p w14:paraId="5FDDE47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user2Button.Visibility = Visibility.Hidden;</w:t>
      </w:r>
    </w:p>
    <w:p w14:paraId="5E9284D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verifyField.Visibility = Visibility.Hidden;</w:t>
      </w:r>
    </w:p>
    <w:p w14:paraId="3600181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addUser.Visibility = Visibility.Hidden;</w:t>
      </w:r>
    </w:p>
    <w:p w14:paraId="3CA9AD6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546D5FD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AdminDeletingRB.Visibility = Visibility.Visible;</w:t>
      </w:r>
    </w:p>
    <w:p w14:paraId="0301BF4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CookDeletingRB.Visibility = Visibility.Visible;</w:t>
      </w:r>
    </w:p>
    <w:p w14:paraId="7512CA6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CourierDeletingRB.Visibility = Visibility.Visible;</w:t>
      </w:r>
    </w:p>
    <w:p w14:paraId="6CEC78B6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UsernameOfDeletingUser.Visibility = Visibility.Visible;</w:t>
      </w:r>
    </w:p>
    <w:p w14:paraId="46DFC90A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PasswordOfDeletingUser.Visibility = Visibility.Visible;</w:t>
      </w:r>
    </w:p>
    <w:p w14:paraId="12306644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PasswordVerifyForDelete.Visibility = Visibility.Visible;</w:t>
      </w:r>
    </w:p>
    <w:p w14:paraId="65D00C2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UserDeletion.Visibility = Visibility.Visible;</w:t>
      </w:r>
    </w:p>
    <w:p w14:paraId="7970138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delpwlbl.Visibility = Visibility.Visible;</w:t>
      </w:r>
    </w:p>
    <w:p w14:paraId="5BA9310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delunlbl.Visibility = Visibility.Visible;</w:t>
      </w:r>
    </w:p>
    <w:p w14:paraId="04CB9CD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delvpwlbl.Visibility = Visibility.Visible;</w:t>
      </w:r>
    </w:p>
    <w:p w14:paraId="124D754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4099A22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ShowAdminsInDataGrid.Visibility = Visibility.Hidden;</w:t>
      </w:r>
    </w:p>
    <w:p w14:paraId="60ED845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ShowCooksInDataGrid.Visibility = Visibility.Hidden;</w:t>
      </w:r>
    </w:p>
    <w:p w14:paraId="12FAA18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dataGridRegistredUsers.Visibility = Visibility.Hidden;</w:t>
      </w:r>
    </w:p>
    <w:p w14:paraId="34125F34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ShowCouriersInDataGrid.Visibility = Visibility.Hidden;</w:t>
      </w:r>
    </w:p>
    <w:p w14:paraId="3FDB0E1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51B8EED6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MasterAdminPassword.Visibility = Visibility.Hidden;</w:t>
      </w:r>
    </w:p>
    <w:p w14:paraId="3EAF571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ConfirmMasterAdmin.Visibility = Visibility.Hidden;</w:t>
      </w:r>
    </w:p>
    <w:p w14:paraId="67ACF4E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713C432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OrderGrid.Visibility = Visibility.Hidden;</w:t>
      </w:r>
    </w:p>
    <w:p w14:paraId="2FE9AF2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NameBox.Visibility = Visibility.Hidden;</w:t>
      </w:r>
    </w:p>
    <w:p w14:paraId="32F024A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lastRenderedPageBreak/>
        <w:t xml:space="preserve">            AddressBox.Visibility = Visibility.Hidden;</w:t>
      </w:r>
    </w:p>
    <w:p w14:paraId="41BC210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OrderConfirm.Visibility = Visibility.Hidden;</w:t>
      </w:r>
    </w:p>
    <w:p w14:paraId="694C8A2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UpdateTable.Visibility = Visibility.Hidden;</w:t>
      </w:r>
    </w:p>
    <w:p w14:paraId="385D986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OrderDataGrid.Visibility = Visibility.Hidden;</w:t>
      </w:r>
    </w:p>
    <w:p w14:paraId="79AC2F6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CourierIDTB.Visibility = Visibility.Hidden;</w:t>
      </w:r>
    </w:p>
    <w:p w14:paraId="5DA49FD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CookIDTB.Visibility = Visibility.Hidden;</w:t>
      </w:r>
    </w:p>
    <w:p w14:paraId="0F96133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nl.Visibility = Visibility.Hidden;</w:t>
      </w:r>
    </w:p>
    <w:p w14:paraId="0B6CF43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al.Visibility = Visibility.Hidden;</w:t>
      </w:r>
    </w:p>
    <w:p w14:paraId="6DE1886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icl.Visibility = Visibility.Hidden;</w:t>
      </w:r>
    </w:p>
    <w:p w14:paraId="003B51A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icoul.Visibility = Visibility.Hidden;</w:t>
      </w:r>
    </w:p>
    <w:p w14:paraId="7EB94DC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25E90B9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StorageDataGrid.Visibility = Visibility.Hidden;</w:t>
      </w:r>
    </w:p>
    <w:p w14:paraId="786F126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UpdateStorageGrid.Visibility = Visibility.Hidden;</w:t>
      </w:r>
    </w:p>
    <w:p w14:paraId="5821ABC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DostavkaButton.Visibility = Visibility.Hidden;</w:t>
      </w:r>
    </w:p>
    <w:p w14:paraId="1EC780C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66A5295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MasterAdminPassword.Visibility = Visibility.Hidden;</w:t>
      </w:r>
    </w:p>
    <w:p w14:paraId="692ED10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ConfirmMasterAdmin.Visibility = Visibility.Hidden;</w:t>
      </w:r>
    </w:p>
    <w:p w14:paraId="4415FA1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1A29456A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CompletedOrders.Visibility = Visibility.Hidden;</w:t>
      </w:r>
    </w:p>
    <w:p w14:paraId="3C58B84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ShowHistoryOfOrders.Visibility = Visibility.Hidden;</w:t>
      </w:r>
    </w:p>
    <w:p w14:paraId="32A2E55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}</w:t>
      </w:r>
    </w:p>
    <w:p w14:paraId="2E45417A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31EDBD5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private void ConfirmMasterAdmin_Click(object sender, RoutedEventArgs e)</w:t>
      </w:r>
    </w:p>
    <w:p w14:paraId="08865CA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{</w:t>
      </w:r>
    </w:p>
    <w:p w14:paraId="259DFBB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if (MasterAdminPassword.Text == masterdaminpw)</w:t>
      </w:r>
    </w:p>
    <w:p w14:paraId="38CD7A8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{</w:t>
      </w:r>
    </w:p>
    <w:p w14:paraId="3DE2AD5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masteradmin = true;</w:t>
      </w:r>
    </w:p>
    <w:p w14:paraId="3C1FC43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MessageBox</w:t>
      </w:r>
      <w:r w:rsidRPr="000C30B7">
        <w:rPr>
          <w:rFonts w:ascii="Cascadia Mono" w:hAnsi="Cascadia Mono" w:cs="Cascadia Mono"/>
          <w:kern w:val="0"/>
          <w:sz w:val="19"/>
          <w:szCs w:val="19"/>
        </w:rPr>
        <w:t>.</w:t>
      </w: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>Show</w:t>
      </w:r>
      <w:r w:rsidRPr="000C30B7">
        <w:rPr>
          <w:rFonts w:ascii="Cascadia Mono" w:hAnsi="Cascadia Mono" w:cs="Cascadia Mono"/>
          <w:kern w:val="0"/>
          <w:sz w:val="19"/>
          <w:szCs w:val="19"/>
        </w:rPr>
        <w:t>("</w:t>
      </w:r>
      <w:r w:rsidRPr="007C1183">
        <w:rPr>
          <w:rFonts w:ascii="Cascadia Mono" w:hAnsi="Cascadia Mono" w:cs="Cascadia Mono"/>
          <w:kern w:val="0"/>
          <w:sz w:val="19"/>
          <w:szCs w:val="19"/>
        </w:rPr>
        <w:t>Мастер</w:t>
      </w:r>
      <w:r w:rsidRPr="000C30B7">
        <w:rPr>
          <w:rFonts w:ascii="Cascadia Mono" w:hAnsi="Cascadia Mono" w:cs="Cascadia Mono"/>
          <w:kern w:val="0"/>
          <w:sz w:val="19"/>
          <w:szCs w:val="19"/>
        </w:rPr>
        <w:t>-</w:t>
      </w:r>
      <w:r w:rsidRPr="007C1183">
        <w:rPr>
          <w:rFonts w:ascii="Cascadia Mono" w:hAnsi="Cascadia Mono" w:cs="Cascadia Mono"/>
          <w:kern w:val="0"/>
          <w:sz w:val="19"/>
          <w:szCs w:val="19"/>
        </w:rPr>
        <w:t>админ</w:t>
      </w:r>
      <w:r w:rsidRPr="000C30B7">
        <w:rPr>
          <w:rFonts w:ascii="Cascadia Mono" w:hAnsi="Cascadia Mono" w:cs="Cascadia Mono"/>
          <w:kern w:val="0"/>
          <w:sz w:val="19"/>
          <w:szCs w:val="19"/>
        </w:rPr>
        <w:t xml:space="preserve"> </w:t>
      </w:r>
      <w:r w:rsidRPr="007C1183">
        <w:rPr>
          <w:rFonts w:ascii="Cascadia Mono" w:hAnsi="Cascadia Mono" w:cs="Cascadia Mono"/>
          <w:kern w:val="0"/>
          <w:sz w:val="19"/>
          <w:szCs w:val="19"/>
        </w:rPr>
        <w:t>подтвержден</w:t>
      </w:r>
      <w:r w:rsidRPr="000C30B7">
        <w:rPr>
          <w:rFonts w:ascii="Cascadia Mono" w:hAnsi="Cascadia Mono" w:cs="Cascadia Mono"/>
          <w:kern w:val="0"/>
          <w:sz w:val="19"/>
          <w:szCs w:val="19"/>
        </w:rPr>
        <w:t xml:space="preserve">. </w:t>
      </w:r>
      <w:r w:rsidRPr="007C1183">
        <w:rPr>
          <w:rFonts w:ascii="Cascadia Mono" w:hAnsi="Cascadia Mono" w:cs="Cascadia Mono"/>
          <w:kern w:val="0"/>
          <w:sz w:val="19"/>
          <w:szCs w:val="19"/>
        </w:rPr>
        <w:t>Все функции разблокированы.");</w:t>
      </w:r>
    </w:p>
    <w:p w14:paraId="29B6FF8B" w14:textId="77777777" w:rsidR="007C1183" w:rsidRPr="000C30B7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</w:rPr>
      </w:pPr>
      <w:r w:rsidRPr="007C1183">
        <w:rPr>
          <w:rFonts w:ascii="Cascadia Mono" w:hAnsi="Cascadia Mono" w:cs="Cascadia Mono"/>
          <w:kern w:val="0"/>
          <w:sz w:val="19"/>
          <w:szCs w:val="19"/>
        </w:rPr>
        <w:t xml:space="preserve">                </w:t>
      </w: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>MasterAdminActive</w:t>
      </w:r>
      <w:r w:rsidRPr="000C30B7">
        <w:rPr>
          <w:rFonts w:ascii="Cascadia Mono" w:hAnsi="Cascadia Mono" w:cs="Cascadia Mono"/>
          <w:kern w:val="0"/>
          <w:sz w:val="19"/>
          <w:szCs w:val="19"/>
        </w:rPr>
        <w:t>.</w:t>
      </w: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>Content</w:t>
      </w:r>
      <w:r w:rsidRPr="000C30B7">
        <w:rPr>
          <w:rFonts w:ascii="Cascadia Mono" w:hAnsi="Cascadia Mono" w:cs="Cascadia Mono"/>
          <w:kern w:val="0"/>
          <w:sz w:val="19"/>
          <w:szCs w:val="19"/>
        </w:rPr>
        <w:t xml:space="preserve"> = "</w:t>
      </w:r>
      <w:r w:rsidRPr="007C1183">
        <w:rPr>
          <w:rFonts w:ascii="Cascadia Mono" w:hAnsi="Cascadia Mono" w:cs="Cascadia Mono"/>
          <w:kern w:val="0"/>
          <w:sz w:val="19"/>
          <w:szCs w:val="19"/>
        </w:rPr>
        <w:t>Мастер</w:t>
      </w:r>
      <w:r w:rsidRPr="000C30B7">
        <w:rPr>
          <w:rFonts w:ascii="Cascadia Mono" w:hAnsi="Cascadia Mono" w:cs="Cascadia Mono"/>
          <w:kern w:val="0"/>
          <w:sz w:val="19"/>
          <w:szCs w:val="19"/>
        </w:rPr>
        <w:t>-</w:t>
      </w:r>
      <w:r w:rsidRPr="007C1183">
        <w:rPr>
          <w:rFonts w:ascii="Cascadia Mono" w:hAnsi="Cascadia Mono" w:cs="Cascadia Mono"/>
          <w:kern w:val="0"/>
          <w:sz w:val="19"/>
          <w:szCs w:val="19"/>
        </w:rPr>
        <w:t>админ</w:t>
      </w:r>
      <w:r w:rsidRPr="000C30B7">
        <w:rPr>
          <w:rFonts w:ascii="Cascadia Mono" w:hAnsi="Cascadia Mono" w:cs="Cascadia Mono"/>
          <w:kern w:val="0"/>
          <w:sz w:val="19"/>
          <w:szCs w:val="19"/>
        </w:rPr>
        <w:t xml:space="preserve"> </w:t>
      </w:r>
      <w:r w:rsidRPr="007C1183">
        <w:rPr>
          <w:rFonts w:ascii="Cascadia Mono" w:hAnsi="Cascadia Mono" w:cs="Cascadia Mono"/>
          <w:kern w:val="0"/>
          <w:sz w:val="19"/>
          <w:szCs w:val="19"/>
        </w:rPr>
        <w:t>активен</w:t>
      </w:r>
      <w:r w:rsidRPr="000C30B7">
        <w:rPr>
          <w:rFonts w:ascii="Cascadia Mono" w:hAnsi="Cascadia Mono" w:cs="Cascadia Mono"/>
          <w:kern w:val="0"/>
          <w:sz w:val="19"/>
          <w:szCs w:val="19"/>
        </w:rPr>
        <w:t>";</w:t>
      </w:r>
    </w:p>
    <w:p w14:paraId="6C764C9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0C30B7">
        <w:rPr>
          <w:rFonts w:ascii="Cascadia Mono" w:hAnsi="Cascadia Mono" w:cs="Cascadia Mono"/>
          <w:kern w:val="0"/>
          <w:sz w:val="19"/>
          <w:szCs w:val="19"/>
        </w:rPr>
        <w:t xml:space="preserve">            </w:t>
      </w: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>}</w:t>
      </w:r>
    </w:p>
    <w:p w14:paraId="11660A1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129CD85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}</w:t>
      </w:r>
    </w:p>
    <w:p w14:paraId="2625256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7A17B98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private void MasterAdminMenu(object sender, RoutedEventArgs e)</w:t>
      </w:r>
    </w:p>
    <w:p w14:paraId="7B3642B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{</w:t>
      </w:r>
    </w:p>
    <w:p w14:paraId="6BAA674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addUserGroup.Visibility = Visibility.Hidden;</w:t>
      </w:r>
    </w:p>
    <w:p w14:paraId="0349184A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addUser_pw.Visibility = Visibility.Hidden;</w:t>
      </w:r>
    </w:p>
    <w:p w14:paraId="26358E5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addUser_un.Visibility = Visibility.Hidden;</w:t>
      </w:r>
    </w:p>
    <w:p w14:paraId="6FA2C06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adminButton.Visibility = Visibility.Hidden;</w:t>
      </w:r>
    </w:p>
    <w:p w14:paraId="51BC189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user1Button.Visibility = Visibility.Hidden;</w:t>
      </w:r>
    </w:p>
    <w:p w14:paraId="3809402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user2Button.Visibility = Visibility.Hidden;</w:t>
      </w:r>
    </w:p>
    <w:p w14:paraId="55EE574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verifyField.Visibility = Visibility.Hidden;</w:t>
      </w:r>
    </w:p>
    <w:p w14:paraId="3397337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addUser.Visibility = Visibility.Hidden;</w:t>
      </w:r>
    </w:p>
    <w:p w14:paraId="4A9DE23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25FC92E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AdminDeletingRB.Visibility = Visibility.Hidden;</w:t>
      </w:r>
    </w:p>
    <w:p w14:paraId="659D6F5A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CookDeletingRB.Visibility = Visibility.Hidden;</w:t>
      </w:r>
    </w:p>
    <w:p w14:paraId="63C5C70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CourierDeletingRB.Visibility = Visibility.Hidden;</w:t>
      </w:r>
    </w:p>
    <w:p w14:paraId="35724B7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UsernameOfDeletingUser.Visibility = Visibility.Hidden;</w:t>
      </w:r>
    </w:p>
    <w:p w14:paraId="7CC6C75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PasswordOfDeletingUser.Visibility = Visibility.Hidden;</w:t>
      </w:r>
    </w:p>
    <w:p w14:paraId="70DB032A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PasswordVerifyForDelete.Visibility = Visibility.Hidden;</w:t>
      </w:r>
    </w:p>
    <w:p w14:paraId="1D154E1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UserDeletion.Visibility = Visibility.Hidden;</w:t>
      </w:r>
    </w:p>
    <w:p w14:paraId="55613DCA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delpwlbl.Visibility = Visibility.Hidden;</w:t>
      </w:r>
    </w:p>
    <w:p w14:paraId="0E8C572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delunlbl.Visibility = Visibility.Hidden;</w:t>
      </w:r>
    </w:p>
    <w:p w14:paraId="38F78AA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delvpwlbl.Visibility = Visibility.Hidden;</w:t>
      </w:r>
    </w:p>
    <w:p w14:paraId="0B8EA6E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7AA4851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ShowAdminsInDataGrid.Visibility = Visibility.Hidden;</w:t>
      </w:r>
    </w:p>
    <w:p w14:paraId="14919EA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ShowCooksInDataGrid.Visibility = Visibility.Hidden;</w:t>
      </w:r>
    </w:p>
    <w:p w14:paraId="3180B04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dataGridRegistredUsers.Visibility = Visibility.Hidden;</w:t>
      </w:r>
    </w:p>
    <w:p w14:paraId="30F8844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ShowCouriersInDataGrid.Visibility = Visibility.Hidden;</w:t>
      </w:r>
    </w:p>
    <w:p w14:paraId="48F7F08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6AD48A7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MasterAdminPassword.Visibility = Visibility.Visible;</w:t>
      </w:r>
    </w:p>
    <w:p w14:paraId="76D011D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ConfirmMasterAdmin.Visibility = Visibility.Visible;</w:t>
      </w:r>
    </w:p>
    <w:p w14:paraId="2749BB54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52A444F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StorageDataGrid.Visibility = Visibility.Hidden;</w:t>
      </w:r>
    </w:p>
    <w:p w14:paraId="02F7254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UpdateStorageGrid.Visibility = Visibility.Hidden;</w:t>
      </w:r>
    </w:p>
    <w:p w14:paraId="5E5D00C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DostavkaButton.Visibility = Visibility.Hidden;</w:t>
      </w:r>
    </w:p>
    <w:p w14:paraId="30F4E90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3E9BBA1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OrderGrid.Visibility = Visibility.Hidden;</w:t>
      </w:r>
    </w:p>
    <w:p w14:paraId="773F897A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NameBox.Visibility = Visibility.Hidden;</w:t>
      </w:r>
    </w:p>
    <w:p w14:paraId="5B8A0E3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AddressBox.Visibility = Visibility.Hidden;</w:t>
      </w:r>
    </w:p>
    <w:p w14:paraId="5A4F7E3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OrderConfirm.Visibility = Visibility.Hidden;</w:t>
      </w:r>
    </w:p>
    <w:p w14:paraId="36A8D21A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UpdateTable.Visibility = Visibility.Hidden;</w:t>
      </w:r>
    </w:p>
    <w:p w14:paraId="0591010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OrderDataGrid.Visibility = Visibility.Hidden;</w:t>
      </w:r>
    </w:p>
    <w:p w14:paraId="26E1D56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CourierIDTB.Visibility = Visibility.Hidden;</w:t>
      </w:r>
    </w:p>
    <w:p w14:paraId="40C53C3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CookIDTB.Visibility = Visibility.Hidden;</w:t>
      </w:r>
    </w:p>
    <w:p w14:paraId="69A3FBB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nl.Visibility = Visibility.Hidden;</w:t>
      </w:r>
    </w:p>
    <w:p w14:paraId="52FCB7B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al.Visibility = Visibility.Hidden;</w:t>
      </w:r>
    </w:p>
    <w:p w14:paraId="442069E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icl.Visibility = Visibility.Hidden;</w:t>
      </w:r>
    </w:p>
    <w:p w14:paraId="2A8AAF6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icoul.Visibility = Visibility.Hidden;</w:t>
      </w:r>
    </w:p>
    <w:p w14:paraId="257729D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678D759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38E4590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CompletedOrders.Visibility = Visibility.Hidden;</w:t>
      </w:r>
    </w:p>
    <w:p w14:paraId="2B38261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ShowHistoryOfOrders.Visibility = Visibility.Hidden;</w:t>
      </w:r>
    </w:p>
    <w:p w14:paraId="241A950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2AD30DD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}</w:t>
      </w:r>
    </w:p>
    <w:p w14:paraId="7DC7FAE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7BF24AE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private void AddBurgerButton_Click(object sender, RoutedEventArgs e)</w:t>
      </w:r>
    </w:p>
    <w:p w14:paraId="1930AD6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{</w:t>
      </w:r>
    </w:p>
    <w:p w14:paraId="7B7828E4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quantityList[0]++;</w:t>
      </w:r>
    </w:p>
    <w:p w14:paraId="4BC5BE0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ma.NeededBuns += 2;</w:t>
      </w:r>
    </w:p>
    <w:p w14:paraId="7C1898B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ma.NeededTomatoes += 1;</w:t>
      </w:r>
    </w:p>
    <w:p w14:paraId="56A793D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ma.NeededCheese += 1;</w:t>
      </w:r>
    </w:p>
    <w:p w14:paraId="75DEDC7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ma.NeededSalad += 1;</w:t>
      </w:r>
    </w:p>
    <w:p w14:paraId="01BDBB9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ma.NeededPatties += 1;</w:t>
      </w:r>
    </w:p>
    <w:p w14:paraId="66D3815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}</w:t>
      </w:r>
    </w:p>
    <w:p w14:paraId="5B1540B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595FBA9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private void AddDiabloBButton_Click(object sender, RoutedEventArgs e)</w:t>
      </w:r>
    </w:p>
    <w:p w14:paraId="4886091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{</w:t>
      </w:r>
    </w:p>
    <w:p w14:paraId="5917E08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quantityList[1]++;</w:t>
      </w:r>
    </w:p>
    <w:p w14:paraId="040E13E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ma.NeededBuns += 2;</w:t>
      </w:r>
    </w:p>
    <w:p w14:paraId="2B1D815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ma.NeededTomatoes += 1;</w:t>
      </w:r>
    </w:p>
    <w:p w14:paraId="25F7E84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ma.NeededCheese += 1;</w:t>
      </w:r>
    </w:p>
    <w:p w14:paraId="3297E24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ma.NeededSalad += 1;</w:t>
      </w:r>
    </w:p>
    <w:p w14:paraId="07D0DE3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ma.NeededPatties += 1;</w:t>
      </w:r>
    </w:p>
    <w:p w14:paraId="72E9B9B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ma.NeededOnions += 2;</w:t>
      </w:r>
    </w:p>
    <w:p w14:paraId="0B85DA14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}</w:t>
      </w:r>
    </w:p>
    <w:p w14:paraId="290BE0D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47BDA56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private void AddDCBButton_Click(object sender, RoutedEventArgs e)</w:t>
      </w:r>
    </w:p>
    <w:p w14:paraId="517FE9B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{</w:t>
      </w:r>
    </w:p>
    <w:p w14:paraId="3336D8C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quantityList[2]++;</w:t>
      </w:r>
    </w:p>
    <w:p w14:paraId="5A26C0A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ma.NeededBuns += 2;</w:t>
      </w:r>
    </w:p>
    <w:p w14:paraId="1BB8A9C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ma.NeededTomatoes += 2;</w:t>
      </w:r>
    </w:p>
    <w:p w14:paraId="1655B6C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ma.NeededCheese += 2;</w:t>
      </w:r>
    </w:p>
    <w:p w14:paraId="715172F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ma.NeededSalad += 1;</w:t>
      </w:r>
    </w:p>
    <w:p w14:paraId="5CB5426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ma.NeededPatties += 2;</w:t>
      </w:r>
    </w:p>
    <w:p w14:paraId="30C24CC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}</w:t>
      </w:r>
    </w:p>
    <w:p w14:paraId="2909425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63420234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private void AddCBTButton_Click(object sender, RoutedEventArgs e)</w:t>
      </w:r>
    </w:p>
    <w:p w14:paraId="765B6A7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{</w:t>
      </w:r>
    </w:p>
    <w:p w14:paraId="2C11494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quantityList[3]++;</w:t>
      </w:r>
    </w:p>
    <w:p w14:paraId="2E35ED9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ma.NeededBuns += 2;</w:t>
      </w:r>
    </w:p>
    <w:p w14:paraId="65E93CF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ma.NeededTomatoes += 2;</w:t>
      </w:r>
    </w:p>
    <w:p w14:paraId="3FD4613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ma.NeededCheese += 2;</w:t>
      </w:r>
    </w:p>
    <w:p w14:paraId="51A154A4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ma.NeededSalad += 2;</w:t>
      </w:r>
    </w:p>
    <w:p w14:paraId="3538E82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ma.NeededPatties += 3;</w:t>
      </w:r>
    </w:p>
    <w:p w14:paraId="632DF794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}</w:t>
      </w:r>
    </w:p>
    <w:p w14:paraId="757FCE7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431FB18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private void AddUBButton_Click(object sender, RoutedEventArgs e)</w:t>
      </w:r>
    </w:p>
    <w:p w14:paraId="31EB224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{</w:t>
      </w:r>
    </w:p>
    <w:p w14:paraId="248FA0A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quantityList[4]++;</w:t>
      </w:r>
    </w:p>
    <w:p w14:paraId="3513788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ma.NeededBuns += 3;</w:t>
      </w:r>
    </w:p>
    <w:p w14:paraId="47043DB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ma.NeededTomatoes += 3;</w:t>
      </w:r>
    </w:p>
    <w:p w14:paraId="08C091CA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ma.NeededCheese += 4;</w:t>
      </w:r>
    </w:p>
    <w:p w14:paraId="5EA5B2F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ma.NeededSalad += 2;</w:t>
      </w:r>
    </w:p>
    <w:p w14:paraId="15CFC3F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ma.NeededPatties += 3;</w:t>
      </w:r>
    </w:p>
    <w:p w14:paraId="5E9D957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ma.NeededFries += 1;</w:t>
      </w:r>
    </w:p>
    <w:p w14:paraId="5E7C2C6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}</w:t>
      </w:r>
    </w:p>
    <w:p w14:paraId="5CBF74E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37F3CE4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private void AddColaButton_Click(object sender, RoutedEventArgs e)</w:t>
      </w:r>
    </w:p>
    <w:p w14:paraId="1F3E55C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{</w:t>
      </w:r>
    </w:p>
    <w:p w14:paraId="356CE1F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quantityList[5]++;</w:t>
      </w:r>
    </w:p>
    <w:p w14:paraId="2D26CA6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}</w:t>
      </w:r>
    </w:p>
    <w:p w14:paraId="442FB84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75BDFE2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private void AddFriesButton_Click(object sender, RoutedEventArgs e)</w:t>
      </w:r>
    </w:p>
    <w:p w14:paraId="14CBB6A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{</w:t>
      </w:r>
    </w:p>
    <w:p w14:paraId="662BA73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quantityList[6]++;</w:t>
      </w:r>
    </w:p>
    <w:p w14:paraId="33BBEFA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ma.NeededFries += 3;</w:t>
      </w:r>
    </w:p>
    <w:p w14:paraId="4BE5DCB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}</w:t>
      </w:r>
    </w:p>
    <w:p w14:paraId="4C514CC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65FAF7C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private void AddSundaeICButton_Click(object sender, RoutedEventArgs e)</w:t>
      </w:r>
    </w:p>
    <w:p w14:paraId="68019CA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{</w:t>
      </w:r>
    </w:p>
    <w:p w14:paraId="20E3DEC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quantityList[7]++;</w:t>
      </w:r>
    </w:p>
    <w:p w14:paraId="60E65AE6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}</w:t>
      </w:r>
    </w:p>
    <w:p w14:paraId="003A04E6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4CDA88C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private void AddCoffeeButton_Click(object sender, RoutedEventArgs e)</w:t>
      </w:r>
    </w:p>
    <w:p w14:paraId="76BE0DF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{</w:t>
      </w:r>
    </w:p>
    <w:p w14:paraId="742B870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quantityList[8]++;</w:t>
      </w:r>
    </w:p>
    <w:p w14:paraId="44E771B4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}</w:t>
      </w:r>
    </w:p>
    <w:p w14:paraId="7E01EAB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2A96770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private void AddSaladButton_Click(object sender, RoutedEventArgs e)</w:t>
      </w:r>
    </w:p>
    <w:p w14:paraId="6960130A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{</w:t>
      </w:r>
    </w:p>
    <w:p w14:paraId="25C750E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quantityList[9]++;</w:t>
      </w:r>
    </w:p>
    <w:p w14:paraId="6A76B74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ma.NeededSalad += 4;</w:t>
      </w:r>
    </w:p>
    <w:p w14:paraId="676316E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ma.NeededOnions += 1;</w:t>
      </w:r>
    </w:p>
    <w:p w14:paraId="5F73A25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ma.NeededTomatoes += 3;</w:t>
      </w:r>
    </w:p>
    <w:p w14:paraId="7228DE4A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}</w:t>
      </w:r>
    </w:p>
    <w:p w14:paraId="24E4BD8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764805F6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private void ShowOrderMenu(object sender, RoutedEventArgs e)</w:t>
      </w:r>
    </w:p>
    <w:p w14:paraId="44199C5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{</w:t>
      </w:r>
    </w:p>
    <w:p w14:paraId="25906824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addUserGroup.Visibility = Visibility.Hidden;</w:t>
      </w:r>
    </w:p>
    <w:p w14:paraId="2FF7E414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addUser_pw.Visibility = Visibility.Hidden;</w:t>
      </w:r>
    </w:p>
    <w:p w14:paraId="53F5932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addUser_un.Visibility = Visibility.Hidden;</w:t>
      </w:r>
    </w:p>
    <w:p w14:paraId="0F1C233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adminButton.Visibility = Visibility.Hidden;</w:t>
      </w:r>
    </w:p>
    <w:p w14:paraId="458047E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user1Button.Visibility = Visibility.Hidden;</w:t>
      </w:r>
    </w:p>
    <w:p w14:paraId="65534EF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user2Button.Visibility = Visibility.Hidden;</w:t>
      </w:r>
    </w:p>
    <w:p w14:paraId="4809691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verifyField.Visibility = Visibility.Hidden;</w:t>
      </w:r>
    </w:p>
    <w:p w14:paraId="2C109D6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addUser.Visibility = Visibility.Hidden;</w:t>
      </w:r>
    </w:p>
    <w:p w14:paraId="14722A7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7AD2FE3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AdminDeletingRB.Visibility = Visibility.Hidden;</w:t>
      </w:r>
    </w:p>
    <w:p w14:paraId="0B6FD45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CookDeletingRB.Visibility = Visibility.Hidden;</w:t>
      </w:r>
    </w:p>
    <w:p w14:paraId="5C32867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CourierDeletingRB.Visibility = Visibility.Hidden;</w:t>
      </w:r>
    </w:p>
    <w:p w14:paraId="195C7FA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UsernameOfDeletingUser.Visibility = Visibility.Hidden;</w:t>
      </w:r>
    </w:p>
    <w:p w14:paraId="0C9A2B5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PasswordOfDeletingUser.Visibility = Visibility.Hidden;</w:t>
      </w:r>
    </w:p>
    <w:p w14:paraId="117E9F1A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PasswordVerifyForDelete.Visibility = Visibility.Hidden;</w:t>
      </w:r>
    </w:p>
    <w:p w14:paraId="41AA55C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UserDeletion.Visibility = Visibility.Hidden;</w:t>
      </w:r>
    </w:p>
    <w:p w14:paraId="3EA9890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delpwlbl.Visibility = Visibility.Hidden;</w:t>
      </w:r>
    </w:p>
    <w:p w14:paraId="08FA0A24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delunlbl.Visibility = Visibility.Hidden;</w:t>
      </w:r>
    </w:p>
    <w:p w14:paraId="7B63B694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delvpwlbl.Visibility = Visibility.Hidden;</w:t>
      </w:r>
    </w:p>
    <w:p w14:paraId="3B60521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793AF03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ShowAdminsInDataGrid.Visibility = Visibility.Hidden;</w:t>
      </w:r>
    </w:p>
    <w:p w14:paraId="651F157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lastRenderedPageBreak/>
        <w:t xml:space="preserve">            ShowCooksInDataGrid.Visibility = Visibility.Hidden;</w:t>
      </w:r>
    </w:p>
    <w:p w14:paraId="748891F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dataGridRegistredUsers.Visibility = Visibility.Hidden;</w:t>
      </w:r>
    </w:p>
    <w:p w14:paraId="365468A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ShowCouriersInDataGrid.Visibility = Visibility.Hidden;</w:t>
      </w:r>
    </w:p>
    <w:p w14:paraId="5F3EAF7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02DD82C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MasterAdminPassword.Visibility = Visibility.Hidden;</w:t>
      </w:r>
    </w:p>
    <w:p w14:paraId="06EEE86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ConfirmMasterAdmin.Visibility = Visibility.Hidden;</w:t>
      </w:r>
    </w:p>
    <w:p w14:paraId="1655B426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70ECD74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OrderGrid.Visibility = Visibility.Visible;</w:t>
      </w:r>
    </w:p>
    <w:p w14:paraId="490BCCA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NameBox.Visibility = Visibility.Visible;</w:t>
      </w:r>
    </w:p>
    <w:p w14:paraId="64B7A6B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AddressBox.Visibility = Visibility.Visible;</w:t>
      </w:r>
    </w:p>
    <w:p w14:paraId="7484B31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OrderConfirm.Visibility = Visibility.Visible;</w:t>
      </w:r>
    </w:p>
    <w:p w14:paraId="21D6908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UpdateTable.Visibility = Visibility.Visible;</w:t>
      </w:r>
    </w:p>
    <w:p w14:paraId="3F7386E6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OrderDataGrid.Visibility = Visibility.Visible;</w:t>
      </w:r>
    </w:p>
    <w:p w14:paraId="4E0B090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CourierIDTB.Visibility = Visibility.Visible;</w:t>
      </w:r>
    </w:p>
    <w:p w14:paraId="186766A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CookIDTB.Visibility = Visibility.Visible;</w:t>
      </w:r>
    </w:p>
    <w:p w14:paraId="51DB001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nl.Visibility = Visibility.Visible;</w:t>
      </w:r>
    </w:p>
    <w:p w14:paraId="599E8ABA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al.Visibility = Visibility.Visible;</w:t>
      </w:r>
    </w:p>
    <w:p w14:paraId="323CF9C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icl.Visibility = Visibility.Visible;</w:t>
      </w:r>
    </w:p>
    <w:p w14:paraId="6846487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icoul.Visibility = Visibility.Visible;</w:t>
      </w:r>
    </w:p>
    <w:p w14:paraId="6B55DD0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580D6EC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CompletedOrders.Visibility = Visibility.Hidden;</w:t>
      </w:r>
    </w:p>
    <w:p w14:paraId="165F66F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ShowHistoryOfOrders.Visibility = Visibility.Hidden;</w:t>
      </w:r>
    </w:p>
    <w:p w14:paraId="64FCEA3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55B12DF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StorageDataGrid.Visibility = Visibility.Hidden;</w:t>
      </w:r>
    </w:p>
    <w:p w14:paraId="093C761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UpdateStorageGrid.Visibility = Visibility.Hidden;</w:t>
      </w:r>
    </w:p>
    <w:p w14:paraId="6F8ABCF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DostavkaButton.Visibility = Visibility.Hidden;</w:t>
      </w:r>
    </w:p>
    <w:p w14:paraId="387F8E6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1086838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MasterAdminPassword.Visibility = Visibility.Hidden;</w:t>
      </w:r>
    </w:p>
    <w:p w14:paraId="137156F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ConfirmMasterAdmin.Visibility = Visibility.Hidden;</w:t>
      </w:r>
    </w:p>
    <w:p w14:paraId="7E21478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}</w:t>
      </w:r>
    </w:p>
    <w:p w14:paraId="5DC1AFB4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6A7E65E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private void OrderConfirm_Click(object sender, RoutedEventArgs e)</w:t>
      </w:r>
    </w:p>
    <w:p w14:paraId="0E1937A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{</w:t>
      </w:r>
    </w:p>
    <w:p w14:paraId="7877B8A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List&lt;StorageClass&gt; st = new List&lt;StorageClass&gt;();</w:t>
      </w:r>
    </w:p>
    <w:p w14:paraId="23F311F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for (int i = 0; i &lt; quantityList.Length; i++)</w:t>
      </w:r>
    </w:p>
    <w:p w14:paraId="3F042464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{</w:t>
      </w:r>
    </w:p>
    <w:p w14:paraId="1CF4E20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orderString += (i.ToString() + quantityList[i].ToString());</w:t>
      </w:r>
    </w:p>
    <w:p w14:paraId="798EF36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orderString += "|";</w:t>
      </w:r>
    </w:p>
    <w:p w14:paraId="7C1C118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}</w:t>
      </w:r>
    </w:p>
    <w:p w14:paraId="5BDA4056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StorageClass storage = new StorageClass();</w:t>
      </w:r>
    </w:p>
    <w:p w14:paraId="5EE315A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48C2B5E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using (var connection = new SqlConnection(connString))</w:t>
      </w:r>
    </w:p>
    <w:p w14:paraId="70C86F7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{</w:t>
      </w:r>
    </w:p>
    <w:p w14:paraId="546A5784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</w:t>
      </w:r>
    </w:p>
    <w:p w14:paraId="0EAC50E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connection.Open();</w:t>
      </w:r>
    </w:p>
    <w:p w14:paraId="03A766C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var command = new SqlCommand("SELECT Buns, Tomatoes,Cheese, Salad, Patties, Onions, Fries FROM Storage", connection);</w:t>
      </w:r>
    </w:p>
    <w:p w14:paraId="481E01F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var reader = command.ExecuteReader();</w:t>
      </w:r>
    </w:p>
    <w:p w14:paraId="423DF9E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while (reader.Read())</w:t>
      </w:r>
    </w:p>
    <w:p w14:paraId="5EA9145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{</w:t>
      </w:r>
    </w:p>
    <w:p w14:paraId="177D5BD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storage = new StorageClass</w:t>
      </w:r>
    </w:p>
    <w:p w14:paraId="3F3A117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{</w:t>
      </w:r>
    </w:p>
    <w:p w14:paraId="31BCD67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    Buns = reader.GetInt32(0),</w:t>
      </w:r>
    </w:p>
    <w:p w14:paraId="347BD9E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    Tomatoes = reader.GetInt32(1),</w:t>
      </w:r>
    </w:p>
    <w:p w14:paraId="0E639B36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    Cheese = reader.GetInt32(2),</w:t>
      </w:r>
    </w:p>
    <w:p w14:paraId="1E4618B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    Salad = reader.GetInt32(3),</w:t>
      </w:r>
    </w:p>
    <w:p w14:paraId="02301EB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    Patties = reader.GetInt32(4),</w:t>
      </w:r>
    </w:p>
    <w:p w14:paraId="0B174FB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    Onions = reader.GetInt32(5), </w:t>
      </w:r>
    </w:p>
    <w:p w14:paraId="1858DA6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    Fries = reader.GetInt32(6), </w:t>
      </w:r>
    </w:p>
    <w:p w14:paraId="23C036A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1FFD253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};</w:t>
      </w:r>
    </w:p>
    <w:p w14:paraId="4D8A1CF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</w:t>
      </w:r>
    </w:p>
    <w:p w14:paraId="4687023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}</w:t>
      </w:r>
    </w:p>
    <w:p w14:paraId="446CFA8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23D310B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lastRenderedPageBreak/>
        <w:t xml:space="preserve">                reader.Close();</w:t>
      </w:r>
    </w:p>
    <w:p w14:paraId="7335EF6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storage -= ma;</w:t>
      </w:r>
    </w:p>
    <w:p w14:paraId="772D82C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if(storage.ContainsNegativeValues())</w:t>
      </w:r>
    </w:p>
    <w:p w14:paraId="27FFEA96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</w:t>
      </w:r>
      <w:r w:rsidRPr="007C1183">
        <w:rPr>
          <w:rFonts w:ascii="Cascadia Mono" w:hAnsi="Cascadia Mono" w:cs="Cascadia Mono"/>
          <w:kern w:val="0"/>
          <w:sz w:val="19"/>
          <w:szCs w:val="19"/>
        </w:rPr>
        <w:t>{</w:t>
      </w:r>
    </w:p>
    <w:p w14:paraId="1FD7369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</w:rPr>
      </w:pPr>
      <w:r w:rsidRPr="007C1183">
        <w:rPr>
          <w:rFonts w:ascii="Cascadia Mono" w:hAnsi="Cascadia Mono" w:cs="Cascadia Mono"/>
          <w:kern w:val="0"/>
          <w:sz w:val="19"/>
          <w:szCs w:val="19"/>
        </w:rPr>
        <w:t xml:space="preserve">                    </w:t>
      </w: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>MessageBox</w:t>
      </w:r>
      <w:r w:rsidRPr="007C1183">
        <w:rPr>
          <w:rFonts w:ascii="Cascadia Mono" w:hAnsi="Cascadia Mono" w:cs="Cascadia Mono"/>
          <w:kern w:val="0"/>
          <w:sz w:val="19"/>
          <w:szCs w:val="19"/>
        </w:rPr>
        <w:t>.</w:t>
      </w: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>Show</w:t>
      </w:r>
      <w:r w:rsidRPr="007C1183">
        <w:rPr>
          <w:rFonts w:ascii="Cascadia Mono" w:hAnsi="Cascadia Mono" w:cs="Cascadia Mono"/>
          <w:kern w:val="0"/>
          <w:sz w:val="19"/>
          <w:szCs w:val="19"/>
        </w:rPr>
        <w:t>("Недостаточно материалов на складе.");</w:t>
      </w:r>
    </w:p>
    <w:p w14:paraId="1E55036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</w:rPr>
        <w:t xml:space="preserve">                    </w:t>
      </w: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>storage += ma;</w:t>
      </w:r>
    </w:p>
    <w:p w14:paraId="3E6FB4F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}</w:t>
      </w:r>
    </w:p>
    <w:p w14:paraId="5E7E7D4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359948A4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using (command = new SqlCommand("UPDATE Storage SET Buns = @Buns, Tomatoes = @Tomatoes, Cheese = @Cheese, Salad = @Salad, Patties = @Patties, Onions = @Onions, Fries = @Fries", connection))</w:t>
      </w:r>
    </w:p>
    <w:p w14:paraId="54847D5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{</w:t>
      </w:r>
    </w:p>
    <w:p w14:paraId="79CA450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command.Parameters.AddWithValue("@Buns", storage.Buns);</w:t>
      </w:r>
    </w:p>
    <w:p w14:paraId="5FC815F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command.Parameters.AddWithValue("@Tomatoes", storage.Tomatoes);</w:t>
      </w:r>
    </w:p>
    <w:p w14:paraId="1A002D9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command.Parameters.AddWithValue("@Cheese", storage.Cheese);</w:t>
      </w:r>
    </w:p>
    <w:p w14:paraId="13E24A9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command.Parameters.AddWithValue("@Salad", storage.Salad);</w:t>
      </w:r>
    </w:p>
    <w:p w14:paraId="6B54F81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command.Parameters.AddWithValue("@Patties", storage.Patties);</w:t>
      </w:r>
    </w:p>
    <w:p w14:paraId="35BE9E1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command.Parameters.AddWithValue("@Onions", storage.Onions);</w:t>
      </w:r>
    </w:p>
    <w:p w14:paraId="6CC49FD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command.Parameters.AddWithValue("@Fries", storage.Fries);</w:t>
      </w:r>
    </w:p>
    <w:p w14:paraId="4E35DF9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command.ExecuteNonQuery();</w:t>
      </w:r>
    </w:p>
    <w:p w14:paraId="03D06D7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}</w:t>
      </w:r>
    </w:p>
    <w:p w14:paraId="6E04497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st.Add(storage);</w:t>
      </w:r>
    </w:p>
    <w:p w14:paraId="358449C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}</w:t>
      </w:r>
    </w:p>
    <w:p w14:paraId="2F0E490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OrderDataGrid.ItemsSource = st;</w:t>
      </w:r>
    </w:p>
    <w:p w14:paraId="521387A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5248C94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4D5F2D1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db.AddOrder(NameBox.Text, AddressBox.Text, orderString,CookIDTB.Text, CourierIDTB.Text);</w:t>
      </w:r>
    </w:p>
    <w:p w14:paraId="5751CC4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}</w:t>
      </w:r>
    </w:p>
    <w:p w14:paraId="7817BD5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41C7160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public void UpdateTableClick(object sender, RoutedEventArgs e)</w:t>
      </w:r>
    </w:p>
    <w:p w14:paraId="0DA60F8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{</w:t>
      </w:r>
    </w:p>
    <w:p w14:paraId="36AD510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List&lt;OrderClass&gt; orders = new List&lt;OrderClass&gt;();</w:t>
      </w:r>
    </w:p>
    <w:p w14:paraId="3209735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2F9AEAF6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using (var connection = new SqlConnection(connString))</w:t>
      </w:r>
    </w:p>
    <w:p w14:paraId="653499B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{</w:t>
      </w:r>
    </w:p>
    <w:p w14:paraId="2DFAAE3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connection.Open();</w:t>
      </w:r>
    </w:p>
    <w:p w14:paraId="04FB5E6A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string command = @"</w:t>
      </w:r>
    </w:p>
    <w:p w14:paraId="3A61AC7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SELECT Orders.OrderID,</w:t>
      </w:r>
    </w:p>
    <w:p w14:paraId="50227EF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   Orders.OrderCode, </w:t>
      </w:r>
    </w:p>
    <w:p w14:paraId="566E925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   Orders.OrderName, </w:t>
      </w:r>
    </w:p>
    <w:p w14:paraId="6AF1ED8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   Orders.Address,</w:t>
      </w:r>
    </w:p>
    <w:p w14:paraId="5E33060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   Orders.IsCooked,</w:t>
      </w:r>
    </w:p>
    <w:p w14:paraId="667BF3A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   Orders.IsDelivered, </w:t>
      </w:r>
    </w:p>
    <w:p w14:paraId="3C3FC3E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   User1.username,</w:t>
      </w:r>
    </w:p>
    <w:p w14:paraId="754A89F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   User2.Usernamecour </w:t>
      </w:r>
    </w:p>
    <w:p w14:paraId="479CCDC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FROM Orders</w:t>
      </w:r>
    </w:p>
    <w:p w14:paraId="658E685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INNER JOIN User1 ON Orders.CookID = User1.ID </w:t>
      </w:r>
    </w:p>
    <w:p w14:paraId="2344A0E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INNER JOIN User2 ON Orders.CourierID = User2.ID</w:t>
      </w:r>
    </w:p>
    <w:p w14:paraId="1ADE721A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WHERE Orders.IsDelivered = 0;";</w:t>
      </w:r>
    </w:p>
    <w:p w14:paraId="62CC064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using (SqlConnection conn = new SqlConnection(connString))</w:t>
      </w:r>
    </w:p>
    <w:p w14:paraId="481A4396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{</w:t>
      </w:r>
    </w:p>
    <w:p w14:paraId="329FB14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SqlDataAdapter adapter = new SqlDataAdapter(command, conn);</w:t>
      </w:r>
    </w:p>
    <w:p w14:paraId="335FC356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DataTable dataTable = new DataTable();</w:t>
      </w:r>
    </w:p>
    <w:p w14:paraId="7BD580F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adapter.Fill(dataTable);</w:t>
      </w:r>
    </w:p>
    <w:p w14:paraId="48C1BC4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OrderDataGrid.ItemsSource = dataTable.DefaultView;</w:t>
      </w:r>
    </w:p>
    <w:p w14:paraId="4B60D85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}</w:t>
      </w:r>
    </w:p>
    <w:p w14:paraId="5D57842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}</w:t>
      </w:r>
    </w:p>
    <w:p w14:paraId="017689A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}</w:t>
      </w:r>
    </w:p>
    <w:p w14:paraId="3B8B238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63DDFE4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5670DD1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private void ShowStorage(object sender, RoutedEventArgs e)</w:t>
      </w:r>
    </w:p>
    <w:p w14:paraId="42DF438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{</w:t>
      </w:r>
    </w:p>
    <w:p w14:paraId="0A2F63E6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using (SqlConnection sql_conn = new SqlConnection("Server=ABUBACHIRTRAHOV\\BDISUBIDE; Initial Catalog=synthfoods; Integrated Security = True"))</w:t>
      </w:r>
    </w:p>
    <w:p w14:paraId="571822B4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{</w:t>
      </w:r>
    </w:p>
    <w:p w14:paraId="53F83D6A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sql_conn.Open();</w:t>
      </w:r>
    </w:p>
    <w:p w14:paraId="7558E62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6E82F794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var sql_cmd = sql_conn.CreateCommand();</w:t>
      </w:r>
    </w:p>
    <w:p w14:paraId="3160E1A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sql_cmd.CommandText = "SELECT * FROM Storage";</w:t>
      </w:r>
    </w:p>
    <w:p w14:paraId="6CBC908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1900E62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using (var sqlite_datareader = sql_cmd.ExecuteReader())</w:t>
      </w:r>
    </w:p>
    <w:p w14:paraId="528B3E76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{</w:t>
      </w:r>
    </w:p>
    <w:p w14:paraId="42E8273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var dataTable = new DataTable();</w:t>
      </w:r>
    </w:p>
    <w:p w14:paraId="5F34FD2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dataTable.Load(sqlite_datareader);</w:t>
      </w:r>
    </w:p>
    <w:p w14:paraId="0EDFFC3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41DC5F7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StorageDataGrid.ItemsSource = dataTable.DefaultView;</w:t>
      </w:r>
    </w:p>
    <w:p w14:paraId="3E463D2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}</w:t>
      </w:r>
    </w:p>
    <w:p w14:paraId="27A3F4F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sql_conn.Close();</w:t>
      </w:r>
    </w:p>
    <w:p w14:paraId="57F9FA6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}</w:t>
      </w:r>
    </w:p>
    <w:p w14:paraId="2C091F1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74FB442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}</w:t>
      </w:r>
    </w:p>
    <w:p w14:paraId="66722A8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44D5D32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private void Storage_Click(object sender, RoutedEventArgs e)</w:t>
      </w:r>
    </w:p>
    <w:p w14:paraId="5A12912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{</w:t>
      </w:r>
    </w:p>
    <w:p w14:paraId="1556728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addUserGroup.Visibility = Visibility.Hidden;</w:t>
      </w:r>
    </w:p>
    <w:p w14:paraId="3074B98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addUser_pw.Visibility = Visibility.Hidden;</w:t>
      </w:r>
    </w:p>
    <w:p w14:paraId="08FF3084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addUser_un.Visibility = Visibility.Hidden;</w:t>
      </w:r>
    </w:p>
    <w:p w14:paraId="40F4E6B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adminButton.Visibility = Visibility.Hidden;</w:t>
      </w:r>
    </w:p>
    <w:p w14:paraId="0E4394C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user1Button.Visibility = Visibility.Hidden;</w:t>
      </w:r>
    </w:p>
    <w:p w14:paraId="51AF8D2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user2Button.Visibility = Visibility.Hidden;</w:t>
      </w:r>
    </w:p>
    <w:p w14:paraId="56C607F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verifyField.Visibility = Visibility.Hidden;</w:t>
      </w:r>
    </w:p>
    <w:p w14:paraId="062CC54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addUser.Visibility = Visibility.Hidden;</w:t>
      </w:r>
    </w:p>
    <w:p w14:paraId="7E983AB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31121C4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AdminDeletingRB.Visibility = Visibility.Hidden;</w:t>
      </w:r>
    </w:p>
    <w:p w14:paraId="1ED2E16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CookDeletingRB.Visibility = Visibility.Hidden;</w:t>
      </w:r>
    </w:p>
    <w:p w14:paraId="1B1ED716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CourierDeletingRB.Visibility = Visibility.Hidden;</w:t>
      </w:r>
    </w:p>
    <w:p w14:paraId="092E1B3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UsernameOfDeletingUser.Visibility = Visibility.Hidden;</w:t>
      </w:r>
    </w:p>
    <w:p w14:paraId="48D6FDF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PasswordOfDeletingUser.Visibility = Visibility.Hidden;</w:t>
      </w:r>
    </w:p>
    <w:p w14:paraId="7ADA0FF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PasswordVerifyForDelete.Visibility = Visibility.Hidden;</w:t>
      </w:r>
    </w:p>
    <w:p w14:paraId="1AA4A1F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UserDeletion.Visibility = Visibility.Hidden;</w:t>
      </w:r>
    </w:p>
    <w:p w14:paraId="38E69C8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delpwlbl.Visibility = Visibility.Hidden;</w:t>
      </w:r>
    </w:p>
    <w:p w14:paraId="020EF2E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delunlbl.Visibility = Visibility.Hidden;</w:t>
      </w:r>
    </w:p>
    <w:p w14:paraId="1289734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delvpwlbl.Visibility = Visibility.Hidden;</w:t>
      </w:r>
    </w:p>
    <w:p w14:paraId="3E18C2E4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56F9699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ShowAdminsInDataGrid.Visibility = Visibility.Hidden;</w:t>
      </w:r>
    </w:p>
    <w:p w14:paraId="39557C2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ShowCooksInDataGrid.Visibility = Visibility.Hidden;</w:t>
      </w:r>
    </w:p>
    <w:p w14:paraId="1F8804D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dataGridRegistredUsers.Visibility = Visibility.Hidden;</w:t>
      </w:r>
    </w:p>
    <w:p w14:paraId="402F43F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ShowCouriersInDataGrid.Visibility = Visibility.Hidden;</w:t>
      </w:r>
    </w:p>
    <w:p w14:paraId="704F1E9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26565C9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MasterAdminPassword.Visibility = Visibility.Hidden;</w:t>
      </w:r>
    </w:p>
    <w:p w14:paraId="5A2B6B9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ConfirmMasterAdmin.Visibility = Visibility.Hidden;</w:t>
      </w:r>
    </w:p>
    <w:p w14:paraId="4ECC66E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1294E2A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OrderGrid.Visibility = Visibility.Hidden;</w:t>
      </w:r>
    </w:p>
    <w:p w14:paraId="74C894C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NameBox.Visibility = Visibility.Hidden;</w:t>
      </w:r>
    </w:p>
    <w:p w14:paraId="4E00B49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AddressBox.Visibility = Visibility.Hidden;</w:t>
      </w:r>
    </w:p>
    <w:p w14:paraId="0C1DE3E6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OrderConfirm.Visibility = Visibility.Hidden;</w:t>
      </w:r>
    </w:p>
    <w:p w14:paraId="71BCA18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UpdateTable.Visibility = Visibility.Hidden;</w:t>
      </w:r>
    </w:p>
    <w:p w14:paraId="6C8CBF7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OrderDataGrid.Visibility = Visibility.Hidden;</w:t>
      </w:r>
    </w:p>
    <w:p w14:paraId="6E9AC7F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CourierIDTB.Visibility = Visibility.Hidden;</w:t>
      </w:r>
    </w:p>
    <w:p w14:paraId="42F7544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CookIDTB.Visibility = Visibility.Hidden;</w:t>
      </w:r>
    </w:p>
    <w:p w14:paraId="2569357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nl.Visibility = Visibility.Hidden;</w:t>
      </w:r>
    </w:p>
    <w:p w14:paraId="50359C0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lastRenderedPageBreak/>
        <w:t xml:space="preserve">            al.Visibility = Visibility.Hidden;</w:t>
      </w:r>
    </w:p>
    <w:p w14:paraId="33AFAB6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icl.Visibility = Visibility.Hidden;</w:t>
      </w:r>
    </w:p>
    <w:p w14:paraId="754FA01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icoul.Visibility = Visibility.Hidden;</w:t>
      </w:r>
    </w:p>
    <w:p w14:paraId="0ABCFD4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0F4E4B5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49AC1BD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StorageDataGrid.Visibility = Visibility.Visible;</w:t>
      </w:r>
    </w:p>
    <w:p w14:paraId="6AB4265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UpdateStorageGrid.Visibility = Visibility.Visible;</w:t>
      </w:r>
    </w:p>
    <w:p w14:paraId="1C30F79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DostavkaButton.Visibility = Visibility.Visible;</w:t>
      </w:r>
    </w:p>
    <w:p w14:paraId="1D97E12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66A4977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CompletedOrders.Visibility = Visibility.Hidden;</w:t>
      </w:r>
    </w:p>
    <w:p w14:paraId="5352857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ShowHistoryOfOrders.Visibility = Visibility.Hidden;</w:t>
      </w:r>
    </w:p>
    <w:p w14:paraId="1FD7280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1C269F4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MasterAdminPassword.Visibility = Visibility.Hidden;</w:t>
      </w:r>
    </w:p>
    <w:p w14:paraId="10B95CB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ConfirmMasterAdmin.Visibility = Visibility.Hidden;</w:t>
      </w:r>
    </w:p>
    <w:p w14:paraId="3227480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}</w:t>
      </w:r>
    </w:p>
    <w:p w14:paraId="2803031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16998AC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private void ClosedWinddow(object sender, EventArgs e)</w:t>
      </w:r>
    </w:p>
    <w:p w14:paraId="1B6EBC5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{</w:t>
      </w:r>
    </w:p>
    <w:p w14:paraId="023BC4E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loginwindow.Show();</w:t>
      </w:r>
    </w:p>
    <w:p w14:paraId="49FD71F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loginwindow.ClearForAdminExit();</w:t>
      </w:r>
    </w:p>
    <w:p w14:paraId="1B0AC6D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this.Hide();</w:t>
      </w:r>
    </w:p>
    <w:p w14:paraId="077BCF8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}</w:t>
      </w:r>
    </w:p>
    <w:p w14:paraId="33D4125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private void DeleteOrderInDataGrid(object sender, RoutedEventArgs e)</w:t>
      </w:r>
    </w:p>
    <w:p w14:paraId="69D0F104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{</w:t>
      </w:r>
    </w:p>
    <w:p w14:paraId="0FBB1CF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if (OrderDataGrid.SelectedItem != null)</w:t>
      </w:r>
    </w:p>
    <w:p w14:paraId="1853FD64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{</w:t>
      </w:r>
    </w:p>
    <w:p w14:paraId="692C92E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OrderClass selectedRow = (OrderClass)OrderDataGrid.SelectedItem;</w:t>
      </w:r>
    </w:p>
    <w:p w14:paraId="6E0BD2B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int orderId = selectedRow.Id;</w:t>
      </w:r>
    </w:p>
    <w:p w14:paraId="569FEF4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50AA67C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DeleteOrder(orderId);</w:t>
      </w:r>
    </w:p>
    <w:p w14:paraId="345B3A7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UpdateTableClick(sender, e);</w:t>
      </w:r>
    </w:p>
    <w:p w14:paraId="2ADEE1E4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}</w:t>
      </w:r>
    </w:p>
    <w:p w14:paraId="438CA89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else</w:t>
      </w:r>
    </w:p>
    <w:p w14:paraId="062B9A1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{</w:t>
      </w:r>
    </w:p>
    <w:p w14:paraId="51C449C3" w14:textId="77777777" w:rsidR="007C1183" w:rsidRPr="000C30B7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MessageBox</w:t>
      </w:r>
      <w:r w:rsidRPr="000C30B7">
        <w:rPr>
          <w:rFonts w:ascii="Cascadia Mono" w:hAnsi="Cascadia Mono" w:cs="Cascadia Mono"/>
          <w:kern w:val="0"/>
          <w:sz w:val="19"/>
          <w:szCs w:val="19"/>
          <w:lang w:val="en-US"/>
        </w:rPr>
        <w:t>.</w:t>
      </w: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>Show</w:t>
      </w:r>
      <w:r w:rsidRPr="000C30B7">
        <w:rPr>
          <w:rFonts w:ascii="Cascadia Mono" w:hAnsi="Cascadia Mono" w:cs="Cascadia Mono"/>
          <w:kern w:val="0"/>
          <w:sz w:val="19"/>
          <w:szCs w:val="19"/>
          <w:lang w:val="en-US"/>
        </w:rPr>
        <w:t>("</w:t>
      </w:r>
      <w:r w:rsidRPr="00376FC9">
        <w:rPr>
          <w:rFonts w:ascii="Cascadia Mono" w:hAnsi="Cascadia Mono" w:cs="Cascadia Mono"/>
          <w:kern w:val="0"/>
          <w:sz w:val="19"/>
          <w:szCs w:val="19"/>
        </w:rPr>
        <w:t>Пожалуйста</w:t>
      </w:r>
      <w:r w:rsidRPr="000C30B7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, </w:t>
      </w:r>
      <w:r w:rsidRPr="00376FC9">
        <w:rPr>
          <w:rFonts w:ascii="Cascadia Mono" w:hAnsi="Cascadia Mono" w:cs="Cascadia Mono"/>
          <w:kern w:val="0"/>
          <w:sz w:val="19"/>
          <w:szCs w:val="19"/>
        </w:rPr>
        <w:t>выберите</w:t>
      </w:r>
      <w:r w:rsidRPr="000C30B7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</w:t>
      </w:r>
      <w:r w:rsidRPr="00376FC9">
        <w:rPr>
          <w:rFonts w:ascii="Cascadia Mono" w:hAnsi="Cascadia Mono" w:cs="Cascadia Mono"/>
          <w:kern w:val="0"/>
          <w:sz w:val="19"/>
          <w:szCs w:val="19"/>
        </w:rPr>
        <w:t>строку</w:t>
      </w:r>
      <w:r w:rsidRPr="000C30B7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</w:t>
      </w:r>
      <w:r w:rsidRPr="00376FC9">
        <w:rPr>
          <w:rFonts w:ascii="Cascadia Mono" w:hAnsi="Cascadia Mono" w:cs="Cascadia Mono"/>
          <w:kern w:val="0"/>
          <w:sz w:val="19"/>
          <w:szCs w:val="19"/>
        </w:rPr>
        <w:t>для</w:t>
      </w:r>
      <w:r w:rsidRPr="000C30B7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</w:t>
      </w:r>
      <w:r w:rsidRPr="00376FC9">
        <w:rPr>
          <w:rFonts w:ascii="Cascadia Mono" w:hAnsi="Cascadia Mono" w:cs="Cascadia Mono"/>
          <w:kern w:val="0"/>
          <w:sz w:val="19"/>
          <w:szCs w:val="19"/>
        </w:rPr>
        <w:t>удаления</w:t>
      </w:r>
      <w:r w:rsidRPr="000C30B7">
        <w:rPr>
          <w:rFonts w:ascii="Cascadia Mono" w:hAnsi="Cascadia Mono" w:cs="Cascadia Mono"/>
          <w:kern w:val="0"/>
          <w:sz w:val="19"/>
          <w:szCs w:val="19"/>
          <w:lang w:val="en-US"/>
        </w:rPr>
        <w:t>.");</w:t>
      </w:r>
    </w:p>
    <w:p w14:paraId="724EA80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0C30B7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</w:t>
      </w: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>}</w:t>
      </w:r>
    </w:p>
    <w:p w14:paraId="4E9063B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}</w:t>
      </w:r>
    </w:p>
    <w:p w14:paraId="144D46A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739C6E3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private void DeleteButton_Click(object sender, RoutedEventArgs e)</w:t>
      </w:r>
    </w:p>
    <w:p w14:paraId="533C8C3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{</w:t>
      </w:r>
    </w:p>
    <w:p w14:paraId="54DB22C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if (OrderDataGrid.SelectedItem != null)</w:t>
      </w:r>
    </w:p>
    <w:p w14:paraId="75D1B9C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{</w:t>
      </w:r>
    </w:p>
    <w:p w14:paraId="09D0FBC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OrderClass selectedOrder = (OrderClass)OrderDataGrid.SelectedItem;</w:t>
      </w:r>
    </w:p>
    <w:p w14:paraId="3158F90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int orderId = selectedOrder.Id;</w:t>
      </w:r>
    </w:p>
    <w:p w14:paraId="3D578B84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6290235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DeleteOrder(orderId);</w:t>
      </w:r>
    </w:p>
    <w:p w14:paraId="4EA8990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</w:t>
      </w:r>
      <w:r w:rsidRPr="007C1183">
        <w:rPr>
          <w:rFonts w:ascii="Cascadia Mono" w:hAnsi="Cascadia Mono" w:cs="Cascadia Mono"/>
          <w:kern w:val="0"/>
          <w:sz w:val="19"/>
          <w:szCs w:val="19"/>
        </w:rPr>
        <w:t>}</w:t>
      </w:r>
    </w:p>
    <w:p w14:paraId="35033B8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</w:rPr>
      </w:pPr>
      <w:r w:rsidRPr="007C1183">
        <w:rPr>
          <w:rFonts w:ascii="Cascadia Mono" w:hAnsi="Cascadia Mono" w:cs="Cascadia Mono"/>
          <w:kern w:val="0"/>
          <w:sz w:val="19"/>
          <w:szCs w:val="19"/>
        </w:rPr>
        <w:t xml:space="preserve">            </w:t>
      </w: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>else</w:t>
      </w:r>
    </w:p>
    <w:p w14:paraId="58101E7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</w:rPr>
      </w:pPr>
      <w:r w:rsidRPr="007C1183">
        <w:rPr>
          <w:rFonts w:ascii="Cascadia Mono" w:hAnsi="Cascadia Mono" w:cs="Cascadia Mono"/>
          <w:kern w:val="0"/>
          <w:sz w:val="19"/>
          <w:szCs w:val="19"/>
        </w:rPr>
        <w:t xml:space="preserve">            {</w:t>
      </w:r>
    </w:p>
    <w:p w14:paraId="7D6D5BF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</w:rPr>
      </w:pPr>
      <w:r w:rsidRPr="007C1183">
        <w:rPr>
          <w:rFonts w:ascii="Cascadia Mono" w:hAnsi="Cascadia Mono" w:cs="Cascadia Mono"/>
          <w:kern w:val="0"/>
          <w:sz w:val="19"/>
          <w:szCs w:val="19"/>
        </w:rPr>
        <w:t xml:space="preserve">                </w:t>
      </w: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>MessageBox</w:t>
      </w:r>
      <w:r w:rsidRPr="007C1183">
        <w:rPr>
          <w:rFonts w:ascii="Cascadia Mono" w:hAnsi="Cascadia Mono" w:cs="Cascadia Mono"/>
          <w:kern w:val="0"/>
          <w:sz w:val="19"/>
          <w:szCs w:val="19"/>
        </w:rPr>
        <w:t>.</w:t>
      </w: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>Show</w:t>
      </w:r>
      <w:r w:rsidRPr="007C1183">
        <w:rPr>
          <w:rFonts w:ascii="Cascadia Mono" w:hAnsi="Cascadia Mono" w:cs="Cascadia Mono"/>
          <w:kern w:val="0"/>
          <w:sz w:val="19"/>
          <w:szCs w:val="19"/>
        </w:rPr>
        <w:t>("Пожалуйста, выберите строку для удаления.");</w:t>
      </w:r>
    </w:p>
    <w:p w14:paraId="676E47C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</w:rPr>
        <w:t xml:space="preserve">            </w:t>
      </w: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>}</w:t>
      </w:r>
    </w:p>
    <w:p w14:paraId="0CC3B15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}</w:t>
      </w:r>
    </w:p>
    <w:p w14:paraId="4A767A7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3E44313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private void DeleteOrder(int orderId)</w:t>
      </w:r>
    </w:p>
    <w:p w14:paraId="592107F6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{</w:t>
      </w:r>
    </w:p>
    <w:p w14:paraId="633B414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int attempts = 5; // Количество повторных попыток</w:t>
      </w:r>
    </w:p>
    <w:p w14:paraId="73453E7A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bool success = false;</w:t>
      </w:r>
    </w:p>
    <w:p w14:paraId="427AB2C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782A2C46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for (int i = 0; i &lt; attempts; i++)</w:t>
      </w:r>
    </w:p>
    <w:p w14:paraId="04F1766A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{</w:t>
      </w:r>
    </w:p>
    <w:p w14:paraId="3E587316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try</w:t>
      </w:r>
    </w:p>
    <w:p w14:paraId="6243DDC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{</w:t>
      </w:r>
    </w:p>
    <w:p w14:paraId="609FB30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lastRenderedPageBreak/>
        <w:t xml:space="preserve">                    using (var connection = new SqlConnection(connString))</w:t>
      </w:r>
    </w:p>
    <w:p w14:paraId="69A49D16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{</w:t>
      </w:r>
    </w:p>
    <w:p w14:paraId="6B2B4B0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    connection.Open();</w:t>
      </w:r>
    </w:p>
    <w:p w14:paraId="76E9426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6DA61A26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    string query = "DELETE FROM Orders WHERE OrderID = @Id";</w:t>
      </w:r>
    </w:p>
    <w:p w14:paraId="184619D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    using (var command = new SqlCommand(query, connection))</w:t>
      </w:r>
    </w:p>
    <w:p w14:paraId="5459441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    {</w:t>
      </w:r>
    </w:p>
    <w:p w14:paraId="7F94EB2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        command.Parameters.AddWithValue("@Id", orderId);</w:t>
      </w:r>
    </w:p>
    <w:p w14:paraId="0F0F4DF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        command.ExecuteNonQuery();</w:t>
      </w:r>
    </w:p>
    <w:p w14:paraId="592E686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    }</w:t>
      </w:r>
    </w:p>
    <w:p w14:paraId="6468EED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}</w:t>
      </w:r>
    </w:p>
    <w:p w14:paraId="289EC43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6DDAF26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success = true;</w:t>
      </w:r>
    </w:p>
    <w:p w14:paraId="0391897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break;</w:t>
      </w:r>
    </w:p>
    <w:p w14:paraId="0153A1C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}</w:t>
      </w:r>
    </w:p>
    <w:p w14:paraId="00721954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catch (SQLiteException ex) when (ex.ResultCode == SQLiteErrorCode.Locked)</w:t>
      </w:r>
    </w:p>
    <w:p w14:paraId="34424A5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{</w:t>
      </w:r>
    </w:p>
    <w:p w14:paraId="6E29B72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Thread.Sleep(1000); </w:t>
      </w:r>
    </w:p>
    <w:p w14:paraId="5163A3A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}</w:t>
      </w:r>
    </w:p>
    <w:p w14:paraId="7689148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}</w:t>
      </w:r>
    </w:p>
    <w:p w14:paraId="03E666DA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390475F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if (success)</w:t>
      </w:r>
    </w:p>
    <w:p w14:paraId="7B2E441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{</w:t>
      </w:r>
    </w:p>
    <w:p w14:paraId="38F8265D" w14:textId="77777777" w:rsidR="007C1183" w:rsidRPr="000C30B7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MessageBox</w:t>
      </w:r>
      <w:r w:rsidRPr="000C30B7">
        <w:rPr>
          <w:rFonts w:ascii="Cascadia Mono" w:hAnsi="Cascadia Mono" w:cs="Cascadia Mono"/>
          <w:kern w:val="0"/>
          <w:sz w:val="19"/>
          <w:szCs w:val="19"/>
          <w:lang w:val="en-US"/>
        </w:rPr>
        <w:t>.</w:t>
      </w: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>Show</w:t>
      </w:r>
      <w:r w:rsidRPr="000C30B7">
        <w:rPr>
          <w:rFonts w:ascii="Cascadia Mono" w:hAnsi="Cascadia Mono" w:cs="Cascadia Mono"/>
          <w:kern w:val="0"/>
          <w:sz w:val="19"/>
          <w:szCs w:val="19"/>
          <w:lang w:val="en-US"/>
        </w:rPr>
        <w:t>("</w:t>
      </w:r>
      <w:r w:rsidRPr="00376FC9">
        <w:rPr>
          <w:rFonts w:ascii="Cascadia Mono" w:hAnsi="Cascadia Mono" w:cs="Cascadia Mono"/>
          <w:kern w:val="0"/>
          <w:sz w:val="19"/>
          <w:szCs w:val="19"/>
        </w:rPr>
        <w:t>Строка</w:t>
      </w:r>
      <w:r w:rsidRPr="000C30B7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</w:t>
      </w:r>
      <w:r w:rsidRPr="00376FC9">
        <w:rPr>
          <w:rFonts w:ascii="Cascadia Mono" w:hAnsi="Cascadia Mono" w:cs="Cascadia Mono"/>
          <w:kern w:val="0"/>
          <w:sz w:val="19"/>
          <w:szCs w:val="19"/>
        </w:rPr>
        <w:t>успешно</w:t>
      </w:r>
      <w:r w:rsidRPr="000C30B7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</w:t>
      </w:r>
      <w:r w:rsidRPr="00376FC9">
        <w:rPr>
          <w:rFonts w:ascii="Cascadia Mono" w:hAnsi="Cascadia Mono" w:cs="Cascadia Mono"/>
          <w:kern w:val="0"/>
          <w:sz w:val="19"/>
          <w:szCs w:val="19"/>
        </w:rPr>
        <w:t>удалена</w:t>
      </w:r>
      <w:r w:rsidRPr="000C30B7">
        <w:rPr>
          <w:rFonts w:ascii="Cascadia Mono" w:hAnsi="Cascadia Mono" w:cs="Cascadia Mono"/>
          <w:kern w:val="0"/>
          <w:sz w:val="19"/>
          <w:szCs w:val="19"/>
          <w:lang w:val="en-US"/>
        </w:rPr>
        <w:t>.");</w:t>
      </w:r>
    </w:p>
    <w:p w14:paraId="22E4942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</w:rPr>
      </w:pPr>
      <w:r w:rsidRPr="000C30B7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</w:t>
      </w:r>
      <w:r w:rsidRPr="007C1183">
        <w:rPr>
          <w:rFonts w:ascii="Cascadia Mono" w:hAnsi="Cascadia Mono" w:cs="Cascadia Mono"/>
          <w:kern w:val="0"/>
          <w:sz w:val="19"/>
          <w:szCs w:val="19"/>
        </w:rPr>
        <w:t>}</w:t>
      </w:r>
    </w:p>
    <w:p w14:paraId="36156CB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</w:rPr>
      </w:pPr>
      <w:r w:rsidRPr="007C1183">
        <w:rPr>
          <w:rFonts w:ascii="Cascadia Mono" w:hAnsi="Cascadia Mono" w:cs="Cascadia Mono"/>
          <w:kern w:val="0"/>
          <w:sz w:val="19"/>
          <w:szCs w:val="19"/>
        </w:rPr>
        <w:t xml:space="preserve">            </w:t>
      </w: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>else</w:t>
      </w:r>
    </w:p>
    <w:p w14:paraId="6EF9B28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</w:rPr>
      </w:pPr>
      <w:r w:rsidRPr="007C1183">
        <w:rPr>
          <w:rFonts w:ascii="Cascadia Mono" w:hAnsi="Cascadia Mono" w:cs="Cascadia Mono"/>
          <w:kern w:val="0"/>
          <w:sz w:val="19"/>
          <w:szCs w:val="19"/>
        </w:rPr>
        <w:t xml:space="preserve">            {</w:t>
      </w:r>
    </w:p>
    <w:p w14:paraId="7C42C86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</w:rPr>
      </w:pPr>
      <w:r w:rsidRPr="007C1183">
        <w:rPr>
          <w:rFonts w:ascii="Cascadia Mono" w:hAnsi="Cascadia Mono" w:cs="Cascadia Mono"/>
          <w:kern w:val="0"/>
          <w:sz w:val="19"/>
          <w:szCs w:val="19"/>
        </w:rPr>
        <w:t xml:space="preserve">                </w:t>
      </w: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>MessageBox</w:t>
      </w:r>
      <w:r w:rsidRPr="007C1183">
        <w:rPr>
          <w:rFonts w:ascii="Cascadia Mono" w:hAnsi="Cascadia Mono" w:cs="Cascadia Mono"/>
          <w:kern w:val="0"/>
          <w:sz w:val="19"/>
          <w:szCs w:val="19"/>
        </w:rPr>
        <w:t>.</w:t>
      </w: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>Show</w:t>
      </w:r>
      <w:r w:rsidRPr="007C1183">
        <w:rPr>
          <w:rFonts w:ascii="Cascadia Mono" w:hAnsi="Cascadia Mono" w:cs="Cascadia Mono"/>
          <w:kern w:val="0"/>
          <w:sz w:val="19"/>
          <w:szCs w:val="19"/>
        </w:rPr>
        <w:t>("Не удалось удалить строку из-за блокировки базы данных.");</w:t>
      </w:r>
    </w:p>
    <w:p w14:paraId="290EC58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</w:rPr>
        <w:t xml:space="preserve">            </w:t>
      </w: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>}</w:t>
      </w:r>
    </w:p>
    <w:p w14:paraId="36BB8E4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}</w:t>
      </w:r>
    </w:p>
    <w:p w14:paraId="544D036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2988F55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private void Button_Click_3(object sender, RoutedEventArgs e)</w:t>
      </w:r>
    </w:p>
    <w:p w14:paraId="0639D44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{</w:t>
      </w:r>
    </w:p>
    <w:p w14:paraId="7391FD1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List &lt; StorageClass &gt; st = new List&lt;StorageClass&gt;();</w:t>
      </w:r>
    </w:p>
    <w:p w14:paraId="42A8206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StorageClass storage = new StorageClass();</w:t>
      </w:r>
    </w:p>
    <w:p w14:paraId="46EF9B0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using (var connection = new SqlConnection(connString))</w:t>
      </w:r>
    </w:p>
    <w:p w14:paraId="711B61A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{</w:t>
      </w:r>
    </w:p>
    <w:p w14:paraId="427E95D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0D47464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connection.Open();</w:t>
      </w:r>
    </w:p>
    <w:p w14:paraId="025FDE3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var command = new SqlCommand("SELECT Buns, Tomatoes,Cheese, Salad, Patties, Onions, Fries FROM Storage", connection);</w:t>
      </w:r>
    </w:p>
    <w:p w14:paraId="32DCEEA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var reader = command.ExecuteReader();</w:t>
      </w:r>
    </w:p>
    <w:p w14:paraId="60BD1EA4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while (reader.Read())</w:t>
      </w:r>
    </w:p>
    <w:p w14:paraId="524D687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{</w:t>
      </w:r>
    </w:p>
    <w:p w14:paraId="7EADBD3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storage = new StorageClass</w:t>
      </w:r>
    </w:p>
    <w:p w14:paraId="6A40462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{</w:t>
      </w:r>
    </w:p>
    <w:p w14:paraId="3ED07DD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    Buns = reader.GetInt32(0),</w:t>
      </w:r>
    </w:p>
    <w:p w14:paraId="5F779C7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    Tomatoes = reader.GetInt32(1),</w:t>
      </w:r>
    </w:p>
    <w:p w14:paraId="0ABB078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    Cheese = reader.GetInt32(2),</w:t>
      </w:r>
    </w:p>
    <w:p w14:paraId="441DA98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    Salad = reader.GetInt32(3),</w:t>
      </w:r>
    </w:p>
    <w:p w14:paraId="40FC885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    Patties = reader.GetInt32(4),</w:t>
      </w:r>
    </w:p>
    <w:p w14:paraId="330645B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    Onions = reader.GetInt32(5),</w:t>
      </w:r>
    </w:p>
    <w:p w14:paraId="12AD89D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    Fries = reader.GetInt32(6),</w:t>
      </w:r>
    </w:p>
    <w:p w14:paraId="268D1F4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0EF6709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};</w:t>
      </w:r>
    </w:p>
    <w:p w14:paraId="1F4928D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}</w:t>
      </w:r>
    </w:p>
    <w:p w14:paraId="54B19D5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3CEE2AD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reader.Close();</w:t>
      </w:r>
    </w:p>
    <w:p w14:paraId="17EF175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storage += 20;</w:t>
      </w:r>
    </w:p>
    <w:p w14:paraId="4A5FEB4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5CD2E2B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lastRenderedPageBreak/>
        <w:t xml:space="preserve">                using (command = new SqlCommand("UPDATE Storage SET Buns = @Buns, Tomatoes = @Tomatoes, Cheese = @Cheese, Salad = @Salad, Patties = @Patties, Onions = @Onions, Fries = @Fries", connection))</w:t>
      </w:r>
    </w:p>
    <w:p w14:paraId="2151002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{</w:t>
      </w:r>
    </w:p>
    <w:p w14:paraId="3B7F479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command.Parameters.AddWithValue("@Buns", storage.Buns);</w:t>
      </w:r>
    </w:p>
    <w:p w14:paraId="1CEB000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command.Parameters.AddWithValue("@Tomatoes", storage.Tomatoes);</w:t>
      </w:r>
    </w:p>
    <w:p w14:paraId="7E6D6DB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command.Parameters.AddWithValue("@Cheese", storage.Cheese);</w:t>
      </w:r>
    </w:p>
    <w:p w14:paraId="471665B6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command.Parameters.AddWithValue("@Salad", storage.Salad);</w:t>
      </w:r>
    </w:p>
    <w:p w14:paraId="4148D05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command.Parameters.AddWithValue("@Patties", storage.Patties);</w:t>
      </w:r>
    </w:p>
    <w:p w14:paraId="216E19B6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command.Parameters.AddWithValue("@Onions", storage.Onions);</w:t>
      </w:r>
    </w:p>
    <w:p w14:paraId="17DD2F1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command.Parameters.AddWithValue("@Fries", storage.Fries);</w:t>
      </w:r>
    </w:p>
    <w:p w14:paraId="1B6536C4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command.ExecuteNonQuery();</w:t>
      </w:r>
    </w:p>
    <w:p w14:paraId="14F2BEC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}</w:t>
      </w:r>
    </w:p>
    <w:p w14:paraId="3F8D3C9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st.Add(storage);</w:t>
      </w:r>
    </w:p>
    <w:p w14:paraId="28597EF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}</w:t>
      </w:r>
    </w:p>
    <w:p w14:paraId="0C67851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OrderDataGrid.ItemsSource = st;</w:t>
      </w:r>
    </w:p>
    <w:p w14:paraId="7A6AB81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ShowStorage(sender, e);</w:t>
      </w:r>
    </w:p>
    <w:p w14:paraId="6B26708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}</w:t>
      </w:r>
    </w:p>
    <w:p w14:paraId="3CB6C66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4AE71B0A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private void ShowHistoryOfOrders_Click(object sender, RoutedEventArgs e)</w:t>
      </w:r>
    </w:p>
    <w:p w14:paraId="1F05278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{</w:t>
      </w:r>
    </w:p>
    <w:p w14:paraId="23C91D5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List&lt;OrderClass&gt; orders = new List&lt;OrderClass&gt;();</w:t>
      </w:r>
    </w:p>
    <w:p w14:paraId="7576484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55C07B54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using (var connection = new SqlConnection(connString))</w:t>
      </w:r>
    </w:p>
    <w:p w14:paraId="544818C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{</w:t>
      </w:r>
    </w:p>
    <w:p w14:paraId="6CEAC31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connection.Open();</w:t>
      </w:r>
    </w:p>
    <w:p w14:paraId="054BF3F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string command = @"</w:t>
      </w:r>
    </w:p>
    <w:p w14:paraId="4DDA5E9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SELECT Orders.OrderID,</w:t>
      </w:r>
    </w:p>
    <w:p w14:paraId="4D6C5C64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   Orders.OrderCode, </w:t>
      </w:r>
    </w:p>
    <w:p w14:paraId="51213A6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   Orders.OrderName, </w:t>
      </w:r>
    </w:p>
    <w:p w14:paraId="02C94AB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   Orders.Address,</w:t>
      </w:r>
    </w:p>
    <w:p w14:paraId="7F453B0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   User1.username,</w:t>
      </w:r>
    </w:p>
    <w:p w14:paraId="1DF5895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   User2.Usernamecour </w:t>
      </w:r>
    </w:p>
    <w:p w14:paraId="6FA3398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FROM Orders</w:t>
      </w:r>
    </w:p>
    <w:p w14:paraId="63E1F4B6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INNER JOIN User1 ON Orders.CookID = User1.ID </w:t>
      </w:r>
    </w:p>
    <w:p w14:paraId="6E75C4DA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INNER JOIN User2 ON Orders.CourierID = User2.ID</w:t>
      </w:r>
    </w:p>
    <w:p w14:paraId="370DDE2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WHERE Orders.IsDelivered = 1;";</w:t>
      </w:r>
    </w:p>
    <w:p w14:paraId="2A0F4014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using (SqlConnection conn = new SqlConnection(connString))</w:t>
      </w:r>
    </w:p>
    <w:p w14:paraId="2619F99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{</w:t>
      </w:r>
    </w:p>
    <w:p w14:paraId="4D87C8E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SqlDataAdapter adapter = new SqlDataAdapter(command, conn);</w:t>
      </w:r>
    </w:p>
    <w:p w14:paraId="6D340E1A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DataTable dataTable = new DataTable();</w:t>
      </w:r>
    </w:p>
    <w:p w14:paraId="010DEBC4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adapter.Fill(dataTable);</w:t>
      </w:r>
    </w:p>
    <w:p w14:paraId="0E1A7C7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    CompletedOrders.ItemsSource = dataTable.DefaultView;</w:t>
      </w:r>
    </w:p>
    <w:p w14:paraId="2925DF43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 }</w:t>
      </w:r>
    </w:p>
    <w:p w14:paraId="2CF2E04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}</w:t>
      </w:r>
    </w:p>
    <w:p w14:paraId="7C91BD5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}</w:t>
      </w:r>
    </w:p>
    <w:p w14:paraId="7E19C31A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3D5EB4D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private void ShowHistory_Click(object sender, RoutedEventArgs e)</w:t>
      </w:r>
    </w:p>
    <w:p w14:paraId="754D0B8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{</w:t>
      </w:r>
    </w:p>
    <w:p w14:paraId="27BF1474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addUserGroup.Visibility = Visibility.Hidden;</w:t>
      </w:r>
    </w:p>
    <w:p w14:paraId="68806FC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addUser_pw.Visibility = Visibility.Hidden;</w:t>
      </w:r>
    </w:p>
    <w:p w14:paraId="224DADC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addUser_un.Visibility = Visibility.Hidden;</w:t>
      </w:r>
    </w:p>
    <w:p w14:paraId="1910FF9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adminButton.Visibility = Visibility.Hidden;</w:t>
      </w:r>
    </w:p>
    <w:p w14:paraId="3C2927B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user1Button.Visibility = Visibility.Hidden;</w:t>
      </w:r>
    </w:p>
    <w:p w14:paraId="11E50FEA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user2Button.Visibility = Visibility.Hidden;</w:t>
      </w:r>
    </w:p>
    <w:p w14:paraId="1BA05096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verifyField.Visibility = Visibility.Hidden;</w:t>
      </w:r>
    </w:p>
    <w:p w14:paraId="70405664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addUser.Visibility = Visibility.Hidden;</w:t>
      </w:r>
    </w:p>
    <w:p w14:paraId="6F3F3A9A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67B824F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lastRenderedPageBreak/>
        <w:t xml:space="preserve">            AdminDeletingRB.Visibility = Visibility.Hidden;</w:t>
      </w:r>
    </w:p>
    <w:p w14:paraId="1E6E539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CookDeletingRB.Visibility = Visibility.Hidden;</w:t>
      </w:r>
    </w:p>
    <w:p w14:paraId="098AD05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CourierDeletingRB.Visibility = Visibility.Hidden;</w:t>
      </w:r>
    </w:p>
    <w:p w14:paraId="2D6710F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UsernameOfDeletingUser.Visibility = Visibility.Hidden;</w:t>
      </w:r>
    </w:p>
    <w:p w14:paraId="6603980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PasswordOfDeletingUser.Visibility = Visibility.Hidden;</w:t>
      </w:r>
    </w:p>
    <w:p w14:paraId="32EBD70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PasswordVerifyForDelete.Visibility = Visibility.Hidden;</w:t>
      </w:r>
    </w:p>
    <w:p w14:paraId="1CA5E26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UserDeletion.Visibility = Visibility.Hidden;</w:t>
      </w:r>
    </w:p>
    <w:p w14:paraId="22EAF9E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delpwlbl.Visibility = Visibility.Hidden;</w:t>
      </w:r>
    </w:p>
    <w:p w14:paraId="2B82227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delunlbl.Visibility = Visibility.Hidden;</w:t>
      </w:r>
    </w:p>
    <w:p w14:paraId="3A71A36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delvpwlbl.Visibility = Visibility.Hidden;</w:t>
      </w:r>
    </w:p>
    <w:p w14:paraId="34973EC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29510CC6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ShowAdminsInDataGrid.Visibility = Visibility.Hidden;</w:t>
      </w:r>
    </w:p>
    <w:p w14:paraId="2563DAA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ShowCooksInDataGrid.Visibility = Visibility.Hidden;</w:t>
      </w:r>
    </w:p>
    <w:p w14:paraId="02C8008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dataGridRegistredUsers.Visibility = Visibility.Hidden;</w:t>
      </w:r>
    </w:p>
    <w:p w14:paraId="4DC8F5F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ShowCouriersInDataGrid.Visibility = Visibility.Hidden;</w:t>
      </w:r>
    </w:p>
    <w:p w14:paraId="318FC93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74260E7A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MasterAdminPassword.Visibility = Visibility.Hidden;</w:t>
      </w:r>
    </w:p>
    <w:p w14:paraId="7306489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ConfirmMasterAdmin.Visibility = Visibility.Hidden;</w:t>
      </w:r>
    </w:p>
    <w:p w14:paraId="531AD26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47063FF0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OrderGrid.Visibility = Visibility.Hidden;</w:t>
      </w:r>
    </w:p>
    <w:p w14:paraId="55CFAC7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NameBox.Visibility = Visibility.Hidden;</w:t>
      </w:r>
    </w:p>
    <w:p w14:paraId="1B17EF4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AddressBox.Visibility = Visibility.Hidden;</w:t>
      </w:r>
    </w:p>
    <w:p w14:paraId="00434A6B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OrderConfirm.Visibility = Visibility.Hidden;</w:t>
      </w:r>
    </w:p>
    <w:p w14:paraId="308A934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UpdateTable.Visibility = Visibility.Hidden;</w:t>
      </w:r>
    </w:p>
    <w:p w14:paraId="4F40212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OrderDataGrid.Visibility = Visibility.Hidden;</w:t>
      </w:r>
    </w:p>
    <w:p w14:paraId="6A446C5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CourierIDTB.Visibility = Visibility.Hidden;</w:t>
      </w:r>
    </w:p>
    <w:p w14:paraId="5DFC647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CookIDTB.Visibility = Visibility.Hidden;</w:t>
      </w:r>
    </w:p>
    <w:p w14:paraId="36A84CC1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nl.Visibility = Visibility.Hidden;</w:t>
      </w:r>
    </w:p>
    <w:p w14:paraId="7195622D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al.Visibility = Visibility.Hidden;</w:t>
      </w:r>
    </w:p>
    <w:p w14:paraId="0AE43EEE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icl.Visibility = Visibility.Hidden;</w:t>
      </w:r>
    </w:p>
    <w:p w14:paraId="714ED732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icoul.Visibility = Visibility.Hidden;</w:t>
      </w:r>
    </w:p>
    <w:p w14:paraId="78A295D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105B62E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1CEDECE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StorageDataGrid.Visibility = Visibility.Hidden;</w:t>
      </w:r>
    </w:p>
    <w:p w14:paraId="6EA5D0C6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UpdateStorageGrid.Visibility = Visibility.Hidden;</w:t>
      </w:r>
    </w:p>
    <w:p w14:paraId="6A4735FC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 DostavkaButton.Visibility = Visibility.Hidden;</w:t>
      </w:r>
    </w:p>
    <w:p w14:paraId="48EF00B4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13FAD269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CompletedOrders.Visibility = Visibility.Visible;</w:t>
      </w:r>
    </w:p>
    <w:p w14:paraId="1866B188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ShowHistoryOfOrders.Visibility = Visibility.Visible;</w:t>
      </w:r>
    </w:p>
    <w:p w14:paraId="36B56867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</w:p>
    <w:p w14:paraId="68730185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  MasterAdminPassword.Visibility = Visibility.Hidden;</w:t>
      </w:r>
    </w:p>
    <w:p w14:paraId="1F0E3DCF" w14:textId="77777777" w:rsidR="007C1183" w:rsidRPr="007C1183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    ConfirmMasterAdmin.Visibility = Visibility.Hidden;</w:t>
      </w:r>
    </w:p>
    <w:p w14:paraId="0065F6A9" w14:textId="77777777" w:rsidR="007C1183" w:rsidRPr="00376FC9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7C1183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    </w:t>
      </w:r>
      <w:r w:rsidRPr="00376FC9">
        <w:rPr>
          <w:rFonts w:ascii="Cascadia Mono" w:hAnsi="Cascadia Mono" w:cs="Cascadia Mono"/>
          <w:kern w:val="0"/>
          <w:sz w:val="19"/>
          <w:szCs w:val="19"/>
          <w:lang w:val="en-US"/>
        </w:rPr>
        <w:t>}</w:t>
      </w:r>
    </w:p>
    <w:p w14:paraId="62B4574E" w14:textId="77777777" w:rsidR="007C1183" w:rsidRPr="00376FC9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376FC9">
        <w:rPr>
          <w:rFonts w:ascii="Cascadia Mono" w:hAnsi="Cascadia Mono" w:cs="Cascadia Mono"/>
          <w:kern w:val="0"/>
          <w:sz w:val="19"/>
          <w:szCs w:val="19"/>
          <w:lang w:val="en-US"/>
        </w:rPr>
        <w:t xml:space="preserve">    }</w:t>
      </w:r>
    </w:p>
    <w:p w14:paraId="19FC1209" w14:textId="77777777" w:rsidR="007C1183" w:rsidRPr="00376FC9" w:rsidRDefault="007C1183" w:rsidP="007C1183">
      <w:pPr>
        <w:ind w:firstLine="709"/>
        <w:jc w:val="both"/>
        <w:rPr>
          <w:rFonts w:ascii="Cascadia Mono" w:hAnsi="Cascadia Mono" w:cs="Cascadia Mono"/>
          <w:kern w:val="0"/>
          <w:sz w:val="19"/>
          <w:szCs w:val="19"/>
          <w:lang w:val="en-US"/>
        </w:rPr>
      </w:pPr>
      <w:r w:rsidRPr="00376FC9">
        <w:rPr>
          <w:rFonts w:ascii="Cascadia Mono" w:hAnsi="Cascadia Mono" w:cs="Cascadia Mono"/>
          <w:kern w:val="0"/>
          <w:sz w:val="19"/>
          <w:szCs w:val="19"/>
          <w:lang w:val="en-US"/>
        </w:rPr>
        <w:t>}</w:t>
      </w:r>
    </w:p>
    <w:p w14:paraId="31434265" w14:textId="056CB449" w:rsidR="00770DEE" w:rsidRPr="00376FC9" w:rsidRDefault="00770DEE" w:rsidP="007C118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be-BY"/>
        </w:rPr>
      </w:pPr>
      <w:r>
        <w:rPr>
          <w:rFonts w:ascii="Times New Roman" w:hAnsi="Times New Roman" w:cs="Times New Roman"/>
          <w:sz w:val="28"/>
          <w:szCs w:val="28"/>
          <w:lang w:eastAsia="be-BY"/>
        </w:rPr>
        <w:t>Код</w:t>
      </w:r>
      <w:r w:rsidR="007C1183" w:rsidRPr="00376FC9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</w:t>
      </w:r>
      <w:r w:rsidR="007C1183">
        <w:rPr>
          <w:rFonts w:ascii="Times New Roman" w:hAnsi="Times New Roman" w:cs="Times New Roman"/>
          <w:sz w:val="28"/>
          <w:szCs w:val="28"/>
          <w:lang w:eastAsia="be-BY"/>
        </w:rPr>
        <w:t>формы</w:t>
      </w:r>
      <w:r w:rsidR="007C1183" w:rsidRPr="00376FC9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 </w:t>
      </w:r>
      <w:r w:rsidR="007C1183">
        <w:rPr>
          <w:rFonts w:ascii="Times New Roman" w:hAnsi="Times New Roman" w:cs="Times New Roman"/>
          <w:sz w:val="28"/>
          <w:szCs w:val="28"/>
          <w:lang w:eastAsia="be-BY"/>
        </w:rPr>
        <w:t>повара</w:t>
      </w:r>
      <w:r w:rsidRPr="00376FC9">
        <w:rPr>
          <w:rFonts w:ascii="Times New Roman" w:hAnsi="Times New Roman" w:cs="Times New Roman"/>
          <w:sz w:val="28"/>
          <w:szCs w:val="28"/>
          <w:lang w:val="en-US" w:eastAsia="be-BY"/>
        </w:rPr>
        <w:t xml:space="preserve">: </w:t>
      </w:r>
    </w:p>
    <w:p w14:paraId="11E75DED" w14:textId="77777777" w:rsidR="007C1183" w:rsidRPr="00376FC9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>namespace</w:t>
      </w:r>
      <w:r w:rsidRPr="00376FC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>WpfApp</w:t>
      </w:r>
      <w:r w:rsidRPr="00376FC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6</w:t>
      </w:r>
    </w:p>
    <w:p w14:paraId="740B04C4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>{</w:t>
      </w:r>
    </w:p>
    <w:p w14:paraId="65C2D1D4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public partial class OrderViewer : Window</w:t>
      </w:r>
    </w:p>
    <w:p w14:paraId="7DF8B151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{</w:t>
      </w:r>
    </w:p>
    <w:p w14:paraId="48B76191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private string[] dishName = new string[] { "Cheeseburger", "Diablo", "Double Cheeseburger", "Cheeseburger Tower", "Ultra Burger", "Coolah", "Fries", "Sundae Icecream", "Cappucino", "Caesar Salad" };</w:t>
      </w:r>
    </w:p>
    <w:p w14:paraId="3E26DC4E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73DE7400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private List&lt;string&gt; orderCodes;</w:t>
      </w:r>
    </w:p>
    <w:p w14:paraId="381511C5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private int currentIndex;</w:t>
      </w:r>
    </w:p>
    <w:p w14:paraId="1B579074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MainWindow prev;</w:t>
      </w:r>
    </w:p>
    <w:p w14:paraId="094D7C79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string connectionString;</w:t>
      </w:r>
    </w:p>
    <w:p w14:paraId="7CACE89F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string uname;</w:t>
      </w:r>
    </w:p>
    <w:p w14:paraId="10652496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public OrderViewer()</w:t>
      </w:r>
    </w:p>
    <w:p w14:paraId="133935AF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{</w:t>
      </w:r>
    </w:p>
    <w:p w14:paraId="14CD2DFA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InitializeComponent();</w:t>
      </w:r>
    </w:p>
    <w:p w14:paraId="1E699A87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LoadOrderCodes();</w:t>
      </w:r>
    </w:p>
    <w:p w14:paraId="5459E430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DisplayCurrentOrderCode();</w:t>
      </w:r>
    </w:p>
    <w:p w14:paraId="1793F9A7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lastRenderedPageBreak/>
        <w:t xml:space="preserve">        }</w:t>
      </w:r>
    </w:p>
    <w:p w14:paraId="22DD4AF2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1E90E023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SqlConnection sql_conn;</w:t>
      </w:r>
    </w:p>
    <w:p w14:paraId="36F3575D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306B4A8D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public OrderViewer(MainWindow p, string username)</w:t>
      </w:r>
    </w:p>
    <w:p w14:paraId="1F17CCCE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{</w:t>
      </w:r>
    </w:p>
    <w:p w14:paraId="6F18BC8C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uname = username;</w:t>
      </w:r>
    </w:p>
    <w:p w14:paraId="23062C2A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InitializeComponent();</w:t>
      </w:r>
    </w:p>
    <w:p w14:paraId="3ED910EA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LoadOrderCodes();</w:t>
      </w:r>
    </w:p>
    <w:p w14:paraId="286AA9B1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DisplayCurrentOrderCode();</w:t>
      </w:r>
    </w:p>
    <w:p w14:paraId="1EFCA61F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prev = p;</w:t>
      </w:r>
    </w:p>
    <w:p w14:paraId="5D7DBD4A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connectionString = "Server=ABUBACHIRTRAHOV\\BDISUBIDE; Initial Catalog=synthfoods; Integrated Security = True";</w:t>
      </w:r>
    </w:p>
    <w:p w14:paraId="3BD3AB68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sql_conn = new SqlConnection(connectionString);</w:t>
      </w:r>
    </w:p>
    <w:p w14:paraId="4263815C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</w:t>
      </w:r>
    </w:p>
    <w:p w14:paraId="7E667252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3B3CB411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}</w:t>
      </w:r>
    </w:p>
    <w:p w14:paraId="22D4C8D1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5828CF31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private void LoadOrderCodes()</w:t>
      </w:r>
    </w:p>
    <w:p w14:paraId="30A17FC4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{</w:t>
      </w:r>
    </w:p>
    <w:p w14:paraId="3EAF4A6F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orderCodes = new List&lt;string&gt;();</w:t>
      </w:r>
    </w:p>
    <w:p w14:paraId="65C7620F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2D09BC35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string connectionString = "Server=ABUBACHIRTRAHOV\\BDISUBIDE; Initial Catalog=synthfoods; Integrated Security=True";</w:t>
      </w:r>
    </w:p>
    <w:p w14:paraId="6986002A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string query = @"</w:t>
      </w:r>
    </w:p>
    <w:p w14:paraId="54C12CF7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use synthfoods</w:t>
      </w:r>
    </w:p>
    <w:p w14:paraId="11E6D42E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DECLARE @CookID INT; </w:t>
      </w:r>
    </w:p>
    <w:p w14:paraId="5F669105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SET @CookID = (SELECT User1.ID FROM User1 WHERE Username = @Username);</w:t>
      </w:r>
    </w:p>
    <w:p w14:paraId="7CD66260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</w:t>
      </w:r>
    </w:p>
    <w:p w14:paraId="4788FCDA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SELECT OrderCode</w:t>
      </w:r>
    </w:p>
    <w:p w14:paraId="6D591A53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FROM Orders</w:t>
      </w:r>
    </w:p>
    <w:p w14:paraId="0E53C7E9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WHERE Orders.CookID = @CookID AND Orders.IsCooked = 0;</w:t>
      </w:r>
    </w:p>
    <w:p w14:paraId="3F28DC88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";</w:t>
      </w:r>
    </w:p>
    <w:p w14:paraId="1DA131AA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4BFAFB95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string username = uname;</w:t>
      </w:r>
    </w:p>
    <w:p w14:paraId="76925F23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6858C403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using (SqlConnection connection = new SqlConnection(connectionString))</w:t>
      </w:r>
    </w:p>
    <w:p w14:paraId="3064A27F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{</w:t>
      </w:r>
    </w:p>
    <w:p w14:paraId="1FBAC232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SqlCommand command = new SqlCommand(query, connection);</w:t>
      </w:r>
    </w:p>
    <w:p w14:paraId="5AB8CCC2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command.Parameters.AddWithValue("@Username", username);</w:t>
      </w:r>
    </w:p>
    <w:p w14:paraId="7E940B16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107A3851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connection.Open();</w:t>
      </w:r>
    </w:p>
    <w:p w14:paraId="3BCF2F80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SqlDataReader reader = command.ExecuteReader();</w:t>
      </w:r>
    </w:p>
    <w:p w14:paraId="165E248F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34AD3A5F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while (reader.Read())</w:t>
      </w:r>
    </w:p>
    <w:p w14:paraId="74A51FBB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{</w:t>
      </w:r>
    </w:p>
    <w:p w14:paraId="7DBF453C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orderCodes.Add(reader.GetString(0));</w:t>
      </w:r>
    </w:p>
    <w:p w14:paraId="2DD01C30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}</w:t>
      </w:r>
    </w:p>
    <w:p w14:paraId="23D62DFD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6AAF0080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reader.Close();</w:t>
      </w:r>
    </w:p>
    <w:p w14:paraId="56B3142D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connection.Close();</w:t>
      </w:r>
    </w:p>
    <w:p w14:paraId="2F19EED8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}</w:t>
      </w:r>
    </w:p>
    <w:p w14:paraId="10ECAEE9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62FEDD56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currentIndex = 0;</w:t>
      </w:r>
    </w:p>
    <w:p w14:paraId="667E0B06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}</w:t>
      </w:r>
    </w:p>
    <w:p w14:paraId="0C79DCC5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3A172126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private void DisplayCurrentOrderCode()</w:t>
      </w:r>
    </w:p>
    <w:p w14:paraId="245F6F65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{</w:t>
      </w:r>
    </w:p>
    <w:p w14:paraId="7C413F31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if (currentIndex &lt; orderCodes.Count)</w:t>
      </w:r>
    </w:p>
    <w:p w14:paraId="6E224245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{</w:t>
      </w:r>
    </w:p>
    <w:p w14:paraId="33553A7E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string displayText = DecodeOrder(orderCodes[currentIndex]);</w:t>
      </w:r>
    </w:p>
    <w:p w14:paraId="67B1BD20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OrderCodeTextBlock.Text = displayText;</w:t>
      </w:r>
    </w:p>
    <w:p w14:paraId="28B16E29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}</w:t>
      </w:r>
    </w:p>
    <w:p w14:paraId="39DBE633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else</w:t>
      </w:r>
    </w:p>
    <w:p w14:paraId="441AFB0F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lastRenderedPageBreak/>
        <w:t xml:space="preserve">            {</w:t>
      </w:r>
    </w:p>
    <w:p w14:paraId="5A1E41B1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NextButton.Visibility = Visibility.Hidden;</w:t>
      </w:r>
    </w:p>
    <w:p w14:paraId="55CB1BEF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OrderDataGrid.Visibility = Visibility.Hidden;</w:t>
      </w:r>
    </w:p>
    <w:p w14:paraId="6BFB8A98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OrderCodeTextBlock.Text = "Заказов пока нет.";</w:t>
      </w:r>
    </w:p>
    <w:p w14:paraId="2C00E334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}</w:t>
      </w:r>
    </w:p>
    <w:p w14:paraId="391910A4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}</w:t>
      </w:r>
    </w:p>
    <w:p w14:paraId="11A039C0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4AD429E1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private string DecodeOrder(string orderCode)</w:t>
      </w:r>
    </w:p>
    <w:p w14:paraId="4857803E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{</w:t>
      </w:r>
    </w:p>
    <w:p w14:paraId="5FDFACC1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string result = "";</w:t>
      </w:r>
    </w:p>
    <w:p w14:paraId="22F346F9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string[] orderItems = orderCode.Split('|', System.StringSplitOptions.RemoveEmptyEntries);</w:t>
      </w:r>
    </w:p>
    <w:p w14:paraId="69F696A5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33FE3021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foreach (string item in orderItems)</w:t>
      </w:r>
    </w:p>
    <w:p w14:paraId="398922F4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{</w:t>
      </w:r>
    </w:p>
    <w:p w14:paraId="5D0EB09F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if (item.Length &lt; 2) continue;</w:t>
      </w:r>
    </w:p>
    <w:p w14:paraId="179AB6A1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int dishIndex = int.Parse(item[0].ToString());</w:t>
      </w:r>
    </w:p>
    <w:p w14:paraId="255D036D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int quantity = int.Parse(item[1].ToString());</w:t>
      </w:r>
    </w:p>
    <w:p w14:paraId="7C592444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02D14356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if (quantity &gt; 0 &amp;&amp; dishIndex &lt; dishName.Length)</w:t>
      </w:r>
    </w:p>
    <w:p w14:paraId="3110ECD2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{</w:t>
      </w:r>
    </w:p>
    <w:p w14:paraId="7159FF11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result += $"{dishName[dishIndex]} x{quantity}\n";</w:t>
      </w:r>
    </w:p>
    <w:p w14:paraId="249B2AA9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}</w:t>
      </w:r>
    </w:p>
    <w:p w14:paraId="6FC0560E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}</w:t>
      </w:r>
    </w:p>
    <w:p w14:paraId="40B24DEC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136433E0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return result;</w:t>
      </w:r>
    </w:p>
    <w:p w14:paraId="0626C363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}</w:t>
      </w:r>
    </w:p>
    <w:p w14:paraId="18226A7C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7B5BCF64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private void NextButton_Click(object sender, RoutedEventArgs e)</w:t>
      </w:r>
    </w:p>
    <w:p w14:paraId="0C301FF3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{   </w:t>
      </w:r>
    </w:p>
    <w:p w14:paraId="2D46610E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if (currentIndex &lt; orderCodes.Count)</w:t>
      </w:r>
    </w:p>
    <w:p w14:paraId="00061D46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{</w:t>
      </w:r>
    </w:p>
    <w:p w14:paraId="059DA8FA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using (var connection = new SqlConnection(connectionString))</w:t>
      </w:r>
    </w:p>
    <w:p w14:paraId="0C682830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{</w:t>
      </w:r>
    </w:p>
    <w:p w14:paraId="12DA5E66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List&lt;OrderClass&gt; orders = new List&lt;OrderClass&gt;();</w:t>
      </w:r>
    </w:p>
    <w:p w14:paraId="5E642FBC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connection.Open();</w:t>
      </w:r>
    </w:p>
    <w:p w14:paraId="44882E49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string command = @$"</w:t>
      </w:r>
    </w:p>
    <w:p w14:paraId="376478DE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use synthfoods</w:t>
      </w:r>
    </w:p>
    <w:p w14:paraId="247DA807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DECLARE @CookID INT; </w:t>
      </w:r>
    </w:p>
    <w:p w14:paraId="03A3E40C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SET @CookID = (SELECT User1.ID FROM User1 WHERE Username = '{uname}'); </w:t>
      </w:r>
    </w:p>
    <w:p w14:paraId="4170491F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</w:t>
      </w:r>
    </w:p>
    <w:p w14:paraId="0BB1FCE9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DECLARE @CompletedOrderID INT</w:t>
      </w:r>
    </w:p>
    <w:p w14:paraId="46403788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SET @CompletedOrderID = (</w:t>
      </w:r>
    </w:p>
    <w:p w14:paraId="289F41C9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SELECT TOP 1 Orders.OrderID</w:t>
      </w:r>
    </w:p>
    <w:p w14:paraId="00AB8CA6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FROM Orders</w:t>
      </w:r>
    </w:p>
    <w:p w14:paraId="503F5A80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WHERE IsCooked != 1 AND Orders.CookID = @CookID);</w:t>
      </w:r>
    </w:p>
    <w:p w14:paraId="297FC20F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25448B6C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ab/>
        <w:t xml:space="preserve">        UPDATE Orders</w:t>
      </w:r>
    </w:p>
    <w:p w14:paraId="51A57D22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ab/>
        <w:t xml:space="preserve">        Set IsCooked = 1</w:t>
      </w:r>
    </w:p>
    <w:p w14:paraId="54BE6574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ab/>
        <w:t xml:space="preserve">        WHERE @CompletedOrderID = OrderID AND IsCooked != 1;</w:t>
      </w:r>
    </w:p>
    <w:p w14:paraId="274706C2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6ADAFE5D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UPDATe User1</w:t>
      </w:r>
    </w:p>
    <w:p w14:paraId="6E5D3755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SET Completed = Completed + 1</w:t>
      </w:r>
    </w:p>
    <w:p w14:paraId="0920BA55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WHERE @CookID = User1.ID;</w:t>
      </w:r>
    </w:p>
    <w:p w14:paraId="47990B7F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555ADEF4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";</w:t>
      </w:r>
    </w:p>
    <w:p w14:paraId="1A280BFD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0D60981E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4DB87B02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using (SqlCommand cmd = new SqlCommand(command, connection))</w:t>
      </w:r>
    </w:p>
    <w:p w14:paraId="3953D9D6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{</w:t>
      </w:r>
    </w:p>
    <w:p w14:paraId="60D8C5F9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using (SqlConnection conn = new SqlConnection(connectionString))</w:t>
      </w:r>
    </w:p>
    <w:p w14:paraId="772FDC7C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{</w:t>
      </w:r>
    </w:p>
    <w:p w14:paraId="022A8AFE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lastRenderedPageBreak/>
        <w:t xml:space="preserve">                            SqlDataAdapter adapter = new SqlDataAdapter(command, conn);</w:t>
      </w:r>
    </w:p>
    <w:p w14:paraId="3522F52F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    DataTable dataTable = new DataTable();</w:t>
      </w:r>
    </w:p>
    <w:p w14:paraId="1924EDC9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    adapter.Fill(dataTable);</w:t>
      </w:r>
    </w:p>
    <w:p w14:paraId="38C2FD1B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    OrderDataGrid.ItemsSource = dataTable.DefaultView;</w:t>
      </w:r>
    </w:p>
    <w:p w14:paraId="2B74BA6B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}</w:t>
      </w:r>
    </w:p>
    <w:p w14:paraId="38206AE5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}</w:t>
      </w:r>
    </w:p>
    <w:p w14:paraId="4EB1ACBB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}</w:t>
      </w:r>
    </w:p>
    <w:p w14:paraId="113C5E19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53F2A897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using (var connection = new SqlConnection(connectionString))</w:t>
      </w:r>
    </w:p>
    <w:p w14:paraId="1F3A9BF3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{</w:t>
      </w:r>
    </w:p>
    <w:p w14:paraId="267D6CC1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List&lt;OrderClass&gt; orders = new List&lt;OrderClass&gt;();</w:t>
      </w:r>
    </w:p>
    <w:p w14:paraId="34C1F9C9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connection.Open();</w:t>
      </w:r>
    </w:p>
    <w:p w14:paraId="10986D6A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string command = @$"</w:t>
      </w:r>
    </w:p>
    <w:p w14:paraId="42AA235F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use synthfoods</w:t>
      </w:r>
    </w:p>
    <w:p w14:paraId="141BBF44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DECLARE @CookID INT;</w:t>
      </w:r>
    </w:p>
    <w:p w14:paraId="07855FAF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SET @CookID = (</w:t>
      </w:r>
    </w:p>
    <w:p w14:paraId="22B47718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SELECT User1.ID</w:t>
      </w:r>
    </w:p>
    <w:p w14:paraId="0049A83E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FROM User1</w:t>
      </w:r>
    </w:p>
    <w:p w14:paraId="24C801CE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WHERE username = '{uname}'</w:t>
      </w:r>
    </w:p>
    <w:p w14:paraId="27FA06EB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);</w:t>
      </w:r>
    </w:p>
    <w:p w14:paraId="3DE82762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0E3BB56B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DECLARE @CompletedOrderID INT;</w:t>
      </w:r>
    </w:p>
    <w:p w14:paraId="23AB830B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SET @CompletedOrderID = (</w:t>
      </w:r>
    </w:p>
    <w:p w14:paraId="05CF072E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SELECT TOP 1 Orders.OrderID</w:t>
      </w:r>
    </w:p>
    <w:p w14:paraId="72531C71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FROM Orders</w:t>
      </w:r>
    </w:p>
    <w:p w14:paraId="797705BF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WHERE IsCooked != 1 AND Orders.CookID = @CookID );</w:t>
      </w:r>
    </w:p>
    <w:p w14:paraId="66246366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1D06395E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SELECT OrderID, OrderCode, OrderName, Address, CookID, IsCooked </w:t>
      </w:r>
    </w:p>
    <w:p w14:paraId="12D3818D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FROM Orders</w:t>
      </w:r>
    </w:p>
    <w:p w14:paraId="571DACC1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WHERE Orders.CookID = @CookID AND IsCooked = 0;";</w:t>
      </w:r>
    </w:p>
    <w:p w14:paraId="28793A3D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4DBBECA2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3D71DEB7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using (SqlCommand cmd = new SqlCommand(command, connection))</w:t>
      </w:r>
    </w:p>
    <w:p w14:paraId="5479E07B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{</w:t>
      </w:r>
    </w:p>
    <w:p w14:paraId="62A5ABE5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08C04889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using (SqlConnection conn = new SqlConnection(connectionString))</w:t>
      </w:r>
    </w:p>
    <w:p w14:paraId="53AB692A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{</w:t>
      </w:r>
    </w:p>
    <w:p w14:paraId="71EE4F57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    SqlDataAdapter adapter = new SqlDataAdapter(command, conn);</w:t>
      </w:r>
    </w:p>
    <w:p w14:paraId="5E66A9B3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    DataTable dataTable = new DataTable();</w:t>
      </w:r>
    </w:p>
    <w:p w14:paraId="238923DA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    adapter.Fill(dataTable);</w:t>
      </w:r>
    </w:p>
    <w:p w14:paraId="5F312448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    OrderDataGrid.ItemsSource = dataTable.DefaultView;</w:t>
      </w:r>
    </w:p>
    <w:p w14:paraId="7B49BFEF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}</w:t>
      </w:r>
    </w:p>
    <w:p w14:paraId="57553599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}</w:t>
      </w:r>
    </w:p>
    <w:p w14:paraId="7AF61F7F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}</w:t>
      </w:r>
    </w:p>
    <w:p w14:paraId="4F234113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currentIndex++;</w:t>
      </w:r>
    </w:p>
    <w:p w14:paraId="16844C26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DisplayCurrentOrderCode();</w:t>
      </w:r>
    </w:p>
    <w:p w14:paraId="6C6A03E7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}</w:t>
      </w:r>
    </w:p>
    <w:p w14:paraId="3A24944D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else</w:t>
      </w:r>
    </w:p>
    <w:p w14:paraId="285A30A8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{</w:t>
      </w:r>
    </w:p>
    <w:p w14:paraId="270958FA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using (var connection = new SqlConnection(connectionString))</w:t>
      </w:r>
    </w:p>
    <w:p w14:paraId="2CA72E49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{</w:t>
      </w:r>
    </w:p>
    <w:p w14:paraId="24A77A97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List&lt;OrderClass&gt; orders = new List&lt;OrderClass&gt;();</w:t>
      </w:r>
    </w:p>
    <w:p w14:paraId="4816C50D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connection.Open();</w:t>
      </w:r>
    </w:p>
    <w:p w14:paraId="2C926787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string command = @$"</w:t>
      </w:r>
    </w:p>
    <w:p w14:paraId="079A7DCA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use synthfoods</w:t>
      </w:r>
    </w:p>
    <w:p w14:paraId="4CD85665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DECLARE @CookID INT;</w:t>
      </w:r>
    </w:p>
    <w:p w14:paraId="22773A62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SET @CookID = (</w:t>
      </w:r>
    </w:p>
    <w:p w14:paraId="53078556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SELECT User1.ID</w:t>
      </w:r>
    </w:p>
    <w:p w14:paraId="629315DF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FROM User1</w:t>
      </w:r>
    </w:p>
    <w:p w14:paraId="3FBAFFDA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WHERE username = '{uname}'</w:t>
      </w:r>
    </w:p>
    <w:p w14:paraId="03F620FF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);</w:t>
      </w:r>
    </w:p>
    <w:p w14:paraId="145C7F1A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lastRenderedPageBreak/>
        <w:t xml:space="preserve">                    </w:t>
      </w:r>
    </w:p>
    <w:p w14:paraId="3B84BF38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DECLARE @CompletedOrderID INT;</w:t>
      </w:r>
    </w:p>
    <w:p w14:paraId="6EA898B7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SET @CompletedOrderID = (</w:t>
      </w:r>
    </w:p>
    <w:p w14:paraId="54F7885C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SELECT TOP 1 Orders.OrderID</w:t>
      </w:r>
    </w:p>
    <w:p w14:paraId="37371035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FROM Orders</w:t>
      </w:r>
    </w:p>
    <w:p w14:paraId="5675927A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WHERE IsCooked != 1 AND Orders.CookID = @CookID );</w:t>
      </w:r>
    </w:p>
    <w:p w14:paraId="77812843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30F2794B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SELECT OrderID, OrderCode, OrderName, Address, CookID, IsCooked </w:t>
      </w:r>
    </w:p>
    <w:p w14:paraId="6123FBE6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FROM Orders</w:t>
      </w:r>
    </w:p>
    <w:p w14:paraId="3C839599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WHERE Orders.CookID = @CookID AND IsCooked = 0;";</w:t>
      </w:r>
    </w:p>
    <w:p w14:paraId="1F0EEFC4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1B10FC3C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75A94EF4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using (SqlCommand cmd = new SqlCommand(command, connection))</w:t>
      </w:r>
    </w:p>
    <w:p w14:paraId="7B46D994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{</w:t>
      </w:r>
    </w:p>
    <w:p w14:paraId="6815F52E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2D6BCDA3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using (SqlConnection conn = new SqlConnection(connectionString))</w:t>
      </w:r>
    </w:p>
    <w:p w14:paraId="1BBCBD95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{</w:t>
      </w:r>
    </w:p>
    <w:p w14:paraId="32C1CF07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    SqlDataAdapter adapter = new SqlDataAdapter(command, conn);</w:t>
      </w:r>
    </w:p>
    <w:p w14:paraId="50300779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    DataTable dataTable = new DataTable();</w:t>
      </w:r>
    </w:p>
    <w:p w14:paraId="5D9B952E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    adapter.Fill(dataTable);</w:t>
      </w:r>
    </w:p>
    <w:p w14:paraId="34B6F8F4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    OrderDataGrid.ItemsSource = dataTable.DefaultView;</w:t>
      </w:r>
    </w:p>
    <w:p w14:paraId="6A796A0D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}</w:t>
      </w:r>
    </w:p>
    <w:p w14:paraId="4EE66484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}</w:t>
      </w:r>
    </w:p>
    <w:p w14:paraId="77AAF617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}</w:t>
      </w:r>
    </w:p>
    <w:p w14:paraId="74AFBDE6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OrderCodeTextBlock.Text = "Все заказы сделаны!";</w:t>
      </w:r>
    </w:p>
    <w:p w14:paraId="15150FFA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}</w:t>
      </w:r>
    </w:p>
    <w:p w14:paraId="6412A131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}</w:t>
      </w:r>
    </w:p>
    <w:p w14:paraId="39BEB78F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6494ABDC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private void SHowPrev(object sender, System.EventArgs e)</w:t>
      </w:r>
    </w:p>
    <w:p w14:paraId="3691F8A1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{</w:t>
      </w:r>
    </w:p>
    <w:p w14:paraId="18FC0CEF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prev.Show();</w:t>
      </w:r>
    </w:p>
    <w:p w14:paraId="1888FB80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prev.ClearForAdminExit();</w:t>
      </w:r>
    </w:p>
    <w:p w14:paraId="5A252CB3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}</w:t>
      </w:r>
    </w:p>
    <w:p w14:paraId="5F30A8A4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68C27EB5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private void Loaded(object sender, RoutedEventArgs e)</w:t>
      </w:r>
    </w:p>
    <w:p w14:paraId="0883CB83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{</w:t>
      </w:r>
    </w:p>
    <w:p w14:paraId="43230754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31DCF7D6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using (var connection = new SqlConnection(connectionString))</w:t>
      </w:r>
    </w:p>
    <w:p w14:paraId="051C89D0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{</w:t>
      </w:r>
    </w:p>
    <w:p w14:paraId="32DFA577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List&lt;OrderClass&gt; orders = new List&lt;OrderClass&gt;();</w:t>
      </w:r>
    </w:p>
    <w:p w14:paraId="48DB82D9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connection.Open();</w:t>
      </w:r>
    </w:p>
    <w:p w14:paraId="283796A6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string command = @$"</w:t>
      </w:r>
    </w:p>
    <w:p w14:paraId="779B33A5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use synthfoods</w:t>
      </w:r>
    </w:p>
    <w:p w14:paraId="18193CE0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DECLARE @CookID INT; </w:t>
      </w:r>
    </w:p>
    <w:p w14:paraId="1B4121A3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SET @CookID = (SELECT User1.ID FROM User1 WHERE Username = '{uname}'); </w:t>
      </w:r>
    </w:p>
    <w:p w14:paraId="2CB42FE6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</w:t>
      </w:r>
    </w:p>
    <w:p w14:paraId="179E618D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SELECT OrderID, OrderCode, OrderName, Address, CookID, IsCooked </w:t>
      </w:r>
    </w:p>
    <w:p w14:paraId="32110D47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FROM Orders</w:t>
      </w:r>
    </w:p>
    <w:p w14:paraId="53373954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WHERE Orders.CookID = @CookID AND Orders.IsCooked = 0";</w:t>
      </w:r>
    </w:p>
    <w:p w14:paraId="089F31DF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using (SqlCommand cmd = new SqlCommand(command, connection))</w:t>
      </w:r>
    </w:p>
    <w:p w14:paraId="5E48F022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{</w:t>
      </w:r>
    </w:p>
    <w:p w14:paraId="2F312411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0B41603E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using (SqlConnection conn = new SqlConnection(connectionString))</w:t>
      </w:r>
    </w:p>
    <w:p w14:paraId="6615E99C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{</w:t>
      </w:r>
    </w:p>
    <w:p w14:paraId="71B003A0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SqlDataAdapter adapter = new SqlDataAdapter(command, conn);</w:t>
      </w:r>
    </w:p>
    <w:p w14:paraId="0887F7EE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DataTable dataTable = new DataTable();</w:t>
      </w:r>
    </w:p>
    <w:p w14:paraId="633F2107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adapter.Fill(dataTable);</w:t>
      </w:r>
    </w:p>
    <w:p w14:paraId="07E2F2E5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OrderDataGrid.ItemsSource = dataTable.DefaultView;</w:t>
      </w:r>
    </w:p>
    <w:p w14:paraId="288CFD81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}</w:t>
      </w:r>
    </w:p>
    <w:p w14:paraId="43E60E30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}</w:t>
      </w:r>
    </w:p>
    <w:p w14:paraId="6BBB167C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}</w:t>
      </w:r>
    </w:p>
    <w:p w14:paraId="035A8517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lastRenderedPageBreak/>
        <w:t xml:space="preserve">        }</w:t>
      </w:r>
    </w:p>
    <w:p w14:paraId="42B08884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0971FC89" w14:textId="77777777" w:rsidR="007C1183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private void SendToCourier_Click(object sender, RoutedEventArgs e)</w:t>
      </w:r>
    </w:p>
    <w:p w14:paraId="74F1B94E" w14:textId="77777777" w:rsidR="007C1183" w:rsidRPr="00376FC9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</w:t>
      </w:r>
      <w:r w:rsidRPr="00376FC9"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>{</w:t>
      </w:r>
    </w:p>
    <w:p w14:paraId="785EE59C" w14:textId="77777777" w:rsidR="007C1183" w:rsidRPr="00376FC9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6B9B90AC" w14:textId="77777777" w:rsidR="007C1183" w:rsidRPr="00376FC9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 w:rsidRPr="00376FC9"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}</w:t>
      </w:r>
    </w:p>
    <w:p w14:paraId="4A0A1231" w14:textId="77777777" w:rsidR="007C1183" w:rsidRPr="00376FC9" w:rsidRDefault="007C1183" w:rsidP="007C118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 w:rsidRPr="00376FC9"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}</w:t>
      </w:r>
    </w:p>
    <w:p w14:paraId="2128A427" w14:textId="77777777" w:rsidR="007C1183" w:rsidRPr="00376FC9" w:rsidRDefault="007C1183" w:rsidP="007C1183">
      <w:pPr>
        <w:ind w:firstLine="709"/>
        <w:jc w:val="both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 w:rsidRPr="00376FC9"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>}</w:t>
      </w:r>
    </w:p>
    <w:p w14:paraId="374B54AE" w14:textId="48DD784E" w:rsidR="00770DEE" w:rsidRPr="00376FC9" w:rsidRDefault="00770DEE" w:rsidP="007C118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GB" w:eastAsia="be-BY"/>
        </w:rPr>
      </w:pPr>
      <w:r>
        <w:rPr>
          <w:rFonts w:ascii="Times New Roman" w:hAnsi="Times New Roman" w:cs="Times New Roman"/>
          <w:sz w:val="28"/>
          <w:szCs w:val="28"/>
          <w:lang w:eastAsia="be-BY"/>
        </w:rPr>
        <w:t>Код</w:t>
      </w:r>
      <w:r w:rsidRPr="00376FC9">
        <w:rPr>
          <w:rFonts w:ascii="Times New Roman" w:hAnsi="Times New Roman" w:cs="Times New Roman"/>
          <w:sz w:val="28"/>
          <w:szCs w:val="28"/>
          <w:lang w:val="en-GB" w:eastAsia="be-BY"/>
        </w:rPr>
        <w:t xml:space="preserve"> </w:t>
      </w:r>
      <w:r w:rsidR="007C1183">
        <w:rPr>
          <w:rFonts w:ascii="Times New Roman" w:hAnsi="Times New Roman" w:cs="Times New Roman"/>
          <w:sz w:val="28"/>
          <w:szCs w:val="28"/>
          <w:lang w:eastAsia="be-BY"/>
        </w:rPr>
        <w:t>формы</w:t>
      </w:r>
      <w:r w:rsidR="007C1183" w:rsidRPr="00376FC9">
        <w:rPr>
          <w:rFonts w:ascii="Times New Roman" w:hAnsi="Times New Roman" w:cs="Times New Roman"/>
          <w:sz w:val="28"/>
          <w:szCs w:val="28"/>
          <w:lang w:val="en-GB" w:eastAsia="be-BY"/>
        </w:rPr>
        <w:t xml:space="preserve"> </w:t>
      </w:r>
      <w:r w:rsidR="007C1183">
        <w:rPr>
          <w:rFonts w:ascii="Times New Roman" w:hAnsi="Times New Roman" w:cs="Times New Roman"/>
          <w:sz w:val="28"/>
          <w:szCs w:val="28"/>
          <w:lang w:eastAsia="be-BY"/>
        </w:rPr>
        <w:t>для</w:t>
      </w:r>
      <w:r w:rsidR="007C1183" w:rsidRPr="00376FC9">
        <w:rPr>
          <w:rFonts w:ascii="Times New Roman" w:hAnsi="Times New Roman" w:cs="Times New Roman"/>
          <w:sz w:val="28"/>
          <w:szCs w:val="28"/>
          <w:lang w:val="en-GB" w:eastAsia="be-BY"/>
        </w:rPr>
        <w:t xml:space="preserve"> </w:t>
      </w:r>
      <w:r w:rsidR="007C1183">
        <w:rPr>
          <w:rFonts w:ascii="Times New Roman" w:hAnsi="Times New Roman" w:cs="Times New Roman"/>
          <w:sz w:val="28"/>
          <w:szCs w:val="28"/>
          <w:lang w:eastAsia="be-BY"/>
        </w:rPr>
        <w:t>курьера</w:t>
      </w:r>
      <w:r w:rsidRPr="00376FC9">
        <w:rPr>
          <w:rFonts w:ascii="Times New Roman" w:hAnsi="Times New Roman" w:cs="Times New Roman"/>
          <w:sz w:val="28"/>
          <w:szCs w:val="28"/>
          <w:lang w:val="en-GB" w:eastAsia="be-BY"/>
        </w:rPr>
        <w:t xml:space="preserve">: </w:t>
      </w:r>
    </w:p>
    <w:p w14:paraId="5D71235F" w14:textId="77777777" w:rsidR="00CF6476" w:rsidRPr="00376FC9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bookmarkStart w:id="145" w:name="_Toc167632413"/>
      <w:bookmarkStart w:id="146" w:name="_Toc167632508"/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>namespace</w:t>
      </w:r>
      <w:r w:rsidRPr="00376FC9"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>WpfApp</w:t>
      </w:r>
      <w:r w:rsidRPr="00376FC9"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>6</w:t>
      </w:r>
    </w:p>
    <w:p w14:paraId="5866D3F1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>{</w:t>
      </w:r>
    </w:p>
    <w:p w14:paraId="7BDDBBFC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public partial class MenuWindow : Window</w:t>
      </w:r>
    </w:p>
    <w:p w14:paraId="0481A0EC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{</w:t>
      </w:r>
    </w:p>
    <w:p w14:paraId="7C072046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private string[] dishName = new string[] { "Cheeseburger", "Diablo", "Double Cheeseburger", "Cheeseburger Tower", "Ultra Burger", "Coolah", "Fries", "Sundae Icecream", "Cappucino", "Caesar Salad" };</w:t>
      </w:r>
    </w:p>
    <w:p w14:paraId="386E1384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71EF92FB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private List&lt;string&gt; orderCodes;</w:t>
      </w:r>
    </w:p>
    <w:p w14:paraId="0EE693D5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private int currentIndex;</w:t>
      </w:r>
    </w:p>
    <w:p w14:paraId="3EC2148A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MainWindow prev;</w:t>
      </w:r>
    </w:p>
    <w:p w14:paraId="369ADAE2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string connectionString;</w:t>
      </w:r>
    </w:p>
    <w:p w14:paraId="6DCBE764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string uname;</w:t>
      </w:r>
    </w:p>
    <w:p w14:paraId="4278D89F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public MenuWindow()</w:t>
      </w:r>
    </w:p>
    <w:p w14:paraId="311B17D1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{</w:t>
      </w:r>
    </w:p>
    <w:p w14:paraId="776D6E69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InitializeComponent();</w:t>
      </w:r>
    </w:p>
    <w:p w14:paraId="3C31A8E8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LoadOrderCodes();</w:t>
      </w:r>
    </w:p>
    <w:p w14:paraId="5829A25F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DisplayCurrentOrderCode();</w:t>
      </w:r>
    </w:p>
    <w:p w14:paraId="50470B66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}</w:t>
      </w:r>
    </w:p>
    <w:p w14:paraId="508D2FAE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536B0811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SqlConnection sql_conn;</w:t>
      </w:r>
    </w:p>
    <w:p w14:paraId="4C21568E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36027262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public MenuWindow(MainWindow p, string username)</w:t>
      </w:r>
    </w:p>
    <w:p w14:paraId="16EAE98E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{</w:t>
      </w:r>
    </w:p>
    <w:p w14:paraId="4D0E98CB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uname = username;</w:t>
      </w:r>
    </w:p>
    <w:p w14:paraId="44088407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InitializeComponent();</w:t>
      </w:r>
    </w:p>
    <w:p w14:paraId="15BDEA0B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LoadOrderCodes();</w:t>
      </w:r>
    </w:p>
    <w:p w14:paraId="31C8783F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DisplayCurrentOrderCode();</w:t>
      </w:r>
    </w:p>
    <w:p w14:paraId="72B9D0F7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prev = p;</w:t>
      </w:r>
    </w:p>
    <w:p w14:paraId="5D9289E4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connectionString = "Server=ABUBACHIRTRAHOV\\BDISUBIDE; Initial Catalog=synthfoods; Integrated Security = True";</w:t>
      </w:r>
    </w:p>
    <w:p w14:paraId="59C0DAE6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sql_conn = new SqlConnection(connectionString);</w:t>
      </w:r>
    </w:p>
    <w:p w14:paraId="569A990C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03EE45FE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66FFD293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}</w:t>
      </w:r>
    </w:p>
    <w:p w14:paraId="7F3E3F2B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120A58CC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private void LoadOrderCodes()</w:t>
      </w:r>
    </w:p>
    <w:p w14:paraId="31FD4D79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{</w:t>
      </w:r>
    </w:p>
    <w:p w14:paraId="5D91D9BF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orderCodes = new List&lt;string&gt;();</w:t>
      </w:r>
    </w:p>
    <w:p w14:paraId="3F5B5678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2E110A85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string connectionString = "Server=ABUBACHIRTRAHOV\\BDISUBIDE; Initial Catalog=synthfoods; Integrated Security=True";</w:t>
      </w:r>
    </w:p>
    <w:p w14:paraId="5ECD4A62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string query = @$"</w:t>
      </w:r>
    </w:p>
    <w:p w14:paraId="04AB890B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use synthfoods</w:t>
      </w:r>
    </w:p>
    <w:p w14:paraId="43B50CA4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DECLARE @CourierID INT; </w:t>
      </w:r>
    </w:p>
    <w:p w14:paraId="13B2B869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SET @CourierID = (SELECT User2.ID FROM User2 WHERE Usernamecour = '{uname}');</w:t>
      </w:r>
    </w:p>
    <w:p w14:paraId="4A595CE6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</w:t>
      </w:r>
    </w:p>
    <w:p w14:paraId="614DCBB4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SELECT OrderCode</w:t>
      </w:r>
    </w:p>
    <w:p w14:paraId="008CA4AB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FROM Orders</w:t>
      </w:r>
    </w:p>
    <w:p w14:paraId="2E95D34B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WHERE Orders.CourierID = @CourierID AND Orders.IsDelivered = 0 AND Orders.IsCooked = 1;</w:t>
      </w:r>
    </w:p>
    <w:p w14:paraId="44D7AD4D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";</w:t>
      </w:r>
    </w:p>
    <w:p w14:paraId="21204C23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6F159EBF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2B7802E5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lastRenderedPageBreak/>
        <w:t xml:space="preserve">            using (SqlConnection connection = new SqlConnection(connectionString))</w:t>
      </w:r>
    </w:p>
    <w:p w14:paraId="3613C842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{</w:t>
      </w:r>
    </w:p>
    <w:p w14:paraId="2FF6673E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SqlCommand command = new SqlCommand(query, connection);</w:t>
      </w:r>
    </w:p>
    <w:p w14:paraId="1AE37225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229EA6E5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connection.Open();</w:t>
      </w:r>
    </w:p>
    <w:p w14:paraId="3B757489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SqlDataReader reader = command.ExecuteReader();</w:t>
      </w:r>
    </w:p>
    <w:p w14:paraId="24048157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5BE2AAB7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while (reader.Read())</w:t>
      </w:r>
    </w:p>
    <w:p w14:paraId="21BC0C98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{</w:t>
      </w:r>
    </w:p>
    <w:p w14:paraId="463BDC17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orderCodes.Add(reader.GetString(0));</w:t>
      </w:r>
    </w:p>
    <w:p w14:paraId="01773307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}</w:t>
      </w:r>
    </w:p>
    <w:p w14:paraId="54ED50C2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2F400BAE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reader.Close();</w:t>
      </w:r>
    </w:p>
    <w:p w14:paraId="470CD20D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connection.Close();</w:t>
      </w:r>
    </w:p>
    <w:p w14:paraId="51E30D45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}</w:t>
      </w:r>
    </w:p>
    <w:p w14:paraId="0E80F406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041E4980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currentIndex = 0;</w:t>
      </w:r>
    </w:p>
    <w:p w14:paraId="18F65346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}</w:t>
      </w:r>
    </w:p>
    <w:p w14:paraId="3CE55881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45812FEB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private void DisplayCurrentOrderCode()</w:t>
      </w:r>
    </w:p>
    <w:p w14:paraId="08182929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{</w:t>
      </w:r>
    </w:p>
    <w:p w14:paraId="21EFB4C1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if (currentIndex &lt; orderCodes.Count)</w:t>
      </w:r>
    </w:p>
    <w:p w14:paraId="03F6260F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{</w:t>
      </w:r>
    </w:p>
    <w:p w14:paraId="151ECE0A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string displayText = DecodeOrder(orderCodes[currentIndex]);</w:t>
      </w:r>
    </w:p>
    <w:p w14:paraId="59D31F23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OrderCodeTextBlock.Text = displayText;</w:t>
      </w:r>
    </w:p>
    <w:p w14:paraId="135E62D3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}</w:t>
      </w:r>
    </w:p>
    <w:p w14:paraId="2701FBB7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else</w:t>
      </w:r>
    </w:p>
    <w:p w14:paraId="122264C3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{</w:t>
      </w:r>
    </w:p>
    <w:p w14:paraId="4C80590B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OrderCodeTextBlock.Text = "Заказов пока нет.";</w:t>
      </w:r>
    </w:p>
    <w:p w14:paraId="72E4CA6B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}</w:t>
      </w:r>
    </w:p>
    <w:p w14:paraId="4E365964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}</w:t>
      </w:r>
    </w:p>
    <w:p w14:paraId="1610282C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04E1E778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private string DecodeOrder(string orderCode)</w:t>
      </w:r>
    </w:p>
    <w:p w14:paraId="6979A502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{</w:t>
      </w:r>
    </w:p>
    <w:p w14:paraId="7ABC2353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string result = "";</w:t>
      </w:r>
    </w:p>
    <w:p w14:paraId="1EA4330C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string[] orderItems = orderCode.Split('|', System.StringSplitOptions.RemoveEmptyEntries);</w:t>
      </w:r>
    </w:p>
    <w:p w14:paraId="1C470BA2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6C960923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foreach (string item in orderItems)</w:t>
      </w:r>
    </w:p>
    <w:p w14:paraId="52E961E6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{</w:t>
      </w:r>
    </w:p>
    <w:p w14:paraId="5E5D9AD5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if (item.Length &lt; 2) continue;</w:t>
      </w:r>
    </w:p>
    <w:p w14:paraId="4809B4E5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int dishIndex = int.Parse(item[0].ToString());</w:t>
      </w:r>
    </w:p>
    <w:p w14:paraId="376D9507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int quantity = int.Parse(item[1].ToString());</w:t>
      </w:r>
    </w:p>
    <w:p w14:paraId="01FAED3C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126BD969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if (quantity &gt; 0 &amp;&amp; dishIndex &lt; dishName.Length)</w:t>
      </w:r>
    </w:p>
    <w:p w14:paraId="4E8056FB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{</w:t>
      </w:r>
    </w:p>
    <w:p w14:paraId="2C95B0C1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result += $"{dishName[dishIndex]} x{quantity}\n";</w:t>
      </w:r>
    </w:p>
    <w:p w14:paraId="05AAA03A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}</w:t>
      </w:r>
    </w:p>
    <w:p w14:paraId="7DD188D0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}</w:t>
      </w:r>
    </w:p>
    <w:p w14:paraId="6A7A9928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7C528EA3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return result;</w:t>
      </w:r>
    </w:p>
    <w:p w14:paraId="0636EDC4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}</w:t>
      </w:r>
    </w:p>
    <w:p w14:paraId="044C3712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7AE97039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private void NextButton_Click(object sender, RoutedEventArgs e)</w:t>
      </w:r>
    </w:p>
    <w:p w14:paraId="68832DDF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{</w:t>
      </w:r>
    </w:p>
    <w:p w14:paraId="0B83A4E6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if (currentIndex &lt; orderCodes.Count)</w:t>
      </w:r>
    </w:p>
    <w:p w14:paraId="5459B9B6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{</w:t>
      </w:r>
    </w:p>
    <w:p w14:paraId="113650C3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using (var connection = new SqlConnection(connectionString))</w:t>
      </w:r>
    </w:p>
    <w:p w14:paraId="6BC513EA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{</w:t>
      </w:r>
    </w:p>
    <w:p w14:paraId="0299F85D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List&lt;OrderClass&gt; orders = new List&lt;OrderClass&gt;();</w:t>
      </w:r>
    </w:p>
    <w:p w14:paraId="67D9C11A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connection.Open();</w:t>
      </w:r>
    </w:p>
    <w:p w14:paraId="27D200EE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string command = @$"</w:t>
      </w:r>
    </w:p>
    <w:p w14:paraId="3E7A65F4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use synthfoods</w:t>
      </w:r>
    </w:p>
    <w:p w14:paraId="78A62405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DECLARE @CourierID INT; </w:t>
      </w:r>
    </w:p>
    <w:p w14:paraId="18C0C09D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lastRenderedPageBreak/>
        <w:t xml:space="preserve">                    SET @CourierID = (SELECT User2.ID FROM User2 WHERE Usernamecour = '{uname}'); </w:t>
      </w:r>
    </w:p>
    <w:p w14:paraId="35AA16FC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</w:t>
      </w:r>
    </w:p>
    <w:p w14:paraId="5940941E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DECLARE @CompletedOrderID INT</w:t>
      </w:r>
    </w:p>
    <w:p w14:paraId="1D7F232F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SET @CompletedOrderID = (</w:t>
      </w:r>
    </w:p>
    <w:p w14:paraId="31758536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SELECT TOP 1 Orders.OrderID</w:t>
      </w:r>
    </w:p>
    <w:p w14:paraId="048438DF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FROM Orders</w:t>
      </w:r>
    </w:p>
    <w:p w14:paraId="5F8664BA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WHERE IsCooked = 1 AND Orders.CourierID = @CourierID AND Orders.IsDelivered = 0);</w:t>
      </w:r>
    </w:p>
    <w:p w14:paraId="41D329BC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5CF4D5EE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ab/>
        <w:t xml:space="preserve">        UPDATE Orders</w:t>
      </w:r>
    </w:p>
    <w:p w14:paraId="37BFF3FD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ab/>
        <w:t xml:space="preserve">        SET IsDelivered = 1</w:t>
      </w:r>
    </w:p>
    <w:p w14:paraId="59FFF34C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ab/>
        <w:t xml:space="preserve">        WHERE @CompletedOrderID = OrderID AND IsDelivered = 0 AND IsCooked = 1;</w:t>
      </w:r>
    </w:p>
    <w:p w14:paraId="4B2581E7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78F545D8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UPDATe User2</w:t>
      </w:r>
    </w:p>
    <w:p w14:paraId="748561E2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SET Completed = Completed + 1</w:t>
      </w:r>
    </w:p>
    <w:p w14:paraId="3C090307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WHERE @CourierID = User2.ID;</w:t>
      </w:r>
    </w:p>
    <w:p w14:paraId="40C5FAFC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</w:t>
      </w:r>
    </w:p>
    <w:p w14:paraId="063A6E6A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";</w:t>
      </w:r>
    </w:p>
    <w:p w14:paraId="0AAA9C52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4E3BB806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640FADE5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using (SqlCommand cmd = new SqlCommand(command, connection))</w:t>
      </w:r>
    </w:p>
    <w:p w14:paraId="488F23BA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{</w:t>
      </w:r>
    </w:p>
    <w:p w14:paraId="365A61E0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using (SqlConnection conn = new SqlConnection(connectionString))</w:t>
      </w:r>
    </w:p>
    <w:p w14:paraId="446996E8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{</w:t>
      </w:r>
    </w:p>
    <w:p w14:paraId="21CF1587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    SqlDataAdapter adapter = new SqlDataAdapter(command, conn);</w:t>
      </w:r>
    </w:p>
    <w:p w14:paraId="2079AE51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    DataTable dataTable = new DataTable();</w:t>
      </w:r>
    </w:p>
    <w:p w14:paraId="77211DD5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    adapter.Fill(dataTable);</w:t>
      </w:r>
    </w:p>
    <w:p w14:paraId="4C826E5D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    OrderDataGrid.ItemsSource = dataTable.DefaultView;</w:t>
      </w:r>
    </w:p>
    <w:p w14:paraId="42D0B489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}</w:t>
      </w:r>
    </w:p>
    <w:p w14:paraId="5BAAC1F0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}</w:t>
      </w:r>
    </w:p>
    <w:p w14:paraId="40DEE9AE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}</w:t>
      </w:r>
    </w:p>
    <w:p w14:paraId="42B79BB7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18DD9DB7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using (var connection = new SqlConnection(connectionString))</w:t>
      </w:r>
    </w:p>
    <w:p w14:paraId="08F82DFB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{</w:t>
      </w:r>
    </w:p>
    <w:p w14:paraId="3408A803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List&lt;OrderClass&gt; orders = new List&lt;OrderClass&gt;();</w:t>
      </w:r>
    </w:p>
    <w:p w14:paraId="4B224CE9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connection.Open();</w:t>
      </w:r>
    </w:p>
    <w:p w14:paraId="7DED6DF8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string command = @$"</w:t>
      </w:r>
    </w:p>
    <w:p w14:paraId="18A0AF71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use synthfoods</w:t>
      </w:r>
    </w:p>
    <w:p w14:paraId="67774EB3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DECLARE @CourierID INT;</w:t>
      </w:r>
    </w:p>
    <w:p w14:paraId="67132242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SET @CourierID = (</w:t>
      </w:r>
    </w:p>
    <w:p w14:paraId="64163A22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SELECT User2.ID</w:t>
      </w:r>
    </w:p>
    <w:p w14:paraId="43C1035E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FROM User2</w:t>
      </w:r>
    </w:p>
    <w:p w14:paraId="5EAAFEE5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WHERE usernamecour = '{uname}'</w:t>
      </w:r>
    </w:p>
    <w:p w14:paraId="6101778C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);</w:t>
      </w:r>
    </w:p>
    <w:p w14:paraId="10542654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074F30A6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DECLARE @CompletedOrderID INT;</w:t>
      </w:r>
    </w:p>
    <w:p w14:paraId="0409F267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SET @CompletedOrderID = (</w:t>
      </w:r>
    </w:p>
    <w:p w14:paraId="0CA4FF56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SELECT TOP 1 Orders.OrderID</w:t>
      </w:r>
    </w:p>
    <w:p w14:paraId="30E43646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FROM Orders</w:t>
      </w:r>
    </w:p>
    <w:p w14:paraId="3E02DF77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WHERE IsCooked = 1 AND Orders.CourierID = @CourierID AND Orders.IsDelivered = 0);</w:t>
      </w:r>
    </w:p>
    <w:p w14:paraId="0F43AF60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32ABB2DE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SELECT OrderID, OrderCode, OrderName, Address, CourierID, IsCooked </w:t>
      </w:r>
    </w:p>
    <w:p w14:paraId="7FF9C2F0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FROM Orders</w:t>
      </w:r>
    </w:p>
    <w:p w14:paraId="2BB87EA7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WHERE Orders.CourierID = @CourierID AND IsDelivered = 0;";</w:t>
      </w:r>
    </w:p>
    <w:p w14:paraId="5FDFA41C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21A79F0A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368D0672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using (SqlCommand cmd = new SqlCommand(command, connection))</w:t>
      </w:r>
    </w:p>
    <w:p w14:paraId="5B3D05A6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{</w:t>
      </w:r>
    </w:p>
    <w:p w14:paraId="4F0EA106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7F443659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using (SqlConnection conn = new SqlConnection(connectionString))</w:t>
      </w:r>
    </w:p>
    <w:p w14:paraId="76E5E5FF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{</w:t>
      </w:r>
    </w:p>
    <w:p w14:paraId="6CB5569A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    SqlDataAdapter adapter = new SqlDataAdapter(command, conn);</w:t>
      </w:r>
    </w:p>
    <w:p w14:paraId="03C8529A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    DataTable dataTable = new DataTable();</w:t>
      </w:r>
    </w:p>
    <w:p w14:paraId="37158CC7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    adapter.Fill(dataTable);</w:t>
      </w:r>
    </w:p>
    <w:p w14:paraId="50C675EC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    OrderDataGrid.ItemsSource = dataTable.DefaultView;</w:t>
      </w:r>
    </w:p>
    <w:p w14:paraId="68A6D173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}</w:t>
      </w:r>
    </w:p>
    <w:p w14:paraId="62BE0623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}</w:t>
      </w:r>
    </w:p>
    <w:p w14:paraId="2EFE52FE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}</w:t>
      </w:r>
    </w:p>
    <w:p w14:paraId="6DC2B1CA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currentIndex++;</w:t>
      </w:r>
    </w:p>
    <w:p w14:paraId="612B7237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DisplayCurrentOrderCode();</w:t>
      </w:r>
    </w:p>
    <w:p w14:paraId="5AC98E1B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}</w:t>
      </w:r>
    </w:p>
    <w:p w14:paraId="015D91C1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else</w:t>
      </w:r>
    </w:p>
    <w:p w14:paraId="7DAD5AD2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{</w:t>
      </w:r>
    </w:p>
    <w:p w14:paraId="7E8235F4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using (var connection = new SqlConnection(connectionString))</w:t>
      </w:r>
    </w:p>
    <w:p w14:paraId="645CCD32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{</w:t>
      </w:r>
    </w:p>
    <w:p w14:paraId="5738E53C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List&lt;OrderClass&gt; orders = new List&lt;OrderClass&gt;();</w:t>
      </w:r>
    </w:p>
    <w:p w14:paraId="3CBF021E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connection.Open();</w:t>
      </w:r>
    </w:p>
    <w:p w14:paraId="06C11224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string command = @$"</w:t>
      </w:r>
    </w:p>
    <w:p w14:paraId="37E1AF5E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use synthfoods</w:t>
      </w:r>
    </w:p>
    <w:p w14:paraId="68117D24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DECLARE @CourierID INT;</w:t>
      </w:r>
    </w:p>
    <w:p w14:paraId="01FABFAC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SET @CourierID = (</w:t>
      </w:r>
    </w:p>
    <w:p w14:paraId="0B97EB0D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SELECT User2.ID</w:t>
      </w:r>
    </w:p>
    <w:p w14:paraId="5E2102BA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FROM User2</w:t>
      </w:r>
    </w:p>
    <w:p w14:paraId="33728276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WHERE usernamecour = '{uname}'</w:t>
      </w:r>
    </w:p>
    <w:p w14:paraId="4B03BECF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);</w:t>
      </w:r>
    </w:p>
    <w:p w14:paraId="69BBF226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</w:t>
      </w:r>
    </w:p>
    <w:p w14:paraId="6A458BAC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DECLARE @CompletedOrderID INT;</w:t>
      </w:r>
    </w:p>
    <w:p w14:paraId="090C2698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SET @CompletedOrderID = (</w:t>
      </w:r>
    </w:p>
    <w:p w14:paraId="32315848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SELECT TOP 1 Orders.OrderID</w:t>
      </w:r>
    </w:p>
    <w:p w14:paraId="2A148B70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FROM Orders</w:t>
      </w:r>
    </w:p>
    <w:p w14:paraId="713613E3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WHERE IsCooked = 1 AND Orders.CourierID = @CourierID AND Orders.IsDelivered = 0);</w:t>
      </w:r>
    </w:p>
    <w:p w14:paraId="42A5E141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70BF42C4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SELECT OrderID, OrderCode, OrderName, Address, CourierID, IsCooked </w:t>
      </w:r>
    </w:p>
    <w:p w14:paraId="74715655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FROM Orders</w:t>
      </w:r>
    </w:p>
    <w:p w14:paraId="3B09E1E8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WHERE Orders.CookID = @CourierID AND IsDelivered = 0;";</w:t>
      </w:r>
    </w:p>
    <w:p w14:paraId="052C51D5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104C15F9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51F3B0C5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using (SqlCommand cmd = new SqlCommand(command, connection))</w:t>
      </w:r>
    </w:p>
    <w:p w14:paraId="0CD16211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{</w:t>
      </w:r>
    </w:p>
    <w:p w14:paraId="57ABDA40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76E0AC4D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using (SqlConnection conn = new SqlConnection(connectionString))</w:t>
      </w:r>
    </w:p>
    <w:p w14:paraId="243F0B1F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{</w:t>
      </w:r>
    </w:p>
    <w:p w14:paraId="219A7590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    SqlDataAdapter adapter = new SqlDataAdapter(command, conn);</w:t>
      </w:r>
    </w:p>
    <w:p w14:paraId="3D9CCBDC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    DataTable dataTable = new DataTable();</w:t>
      </w:r>
    </w:p>
    <w:p w14:paraId="434599C1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    adapter.Fill(dataTable);</w:t>
      </w:r>
    </w:p>
    <w:p w14:paraId="60284AFE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    OrderDataGrid.ItemsSource = dataTable.DefaultView;</w:t>
      </w:r>
    </w:p>
    <w:p w14:paraId="04D1CFDD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}</w:t>
      </w:r>
    </w:p>
    <w:p w14:paraId="001FFFBF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}</w:t>
      </w:r>
    </w:p>
    <w:p w14:paraId="66A2E72D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}</w:t>
      </w:r>
    </w:p>
    <w:p w14:paraId="128B8A4F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OrderCodeTextBlock.Text = "Все заказы сделаны!";</w:t>
      </w:r>
    </w:p>
    <w:p w14:paraId="0E45BC37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}</w:t>
      </w:r>
    </w:p>
    <w:p w14:paraId="24523059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}</w:t>
      </w:r>
    </w:p>
    <w:p w14:paraId="001579D0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52EECBDF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private void SHowPrev(object sender, System.EventArgs e)</w:t>
      </w:r>
    </w:p>
    <w:p w14:paraId="2E100367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{</w:t>
      </w:r>
    </w:p>
    <w:p w14:paraId="375F6248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prev.Show();</w:t>
      </w:r>
    </w:p>
    <w:p w14:paraId="614A3228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lastRenderedPageBreak/>
        <w:t xml:space="preserve">            prev.ClearForAdminExit();</w:t>
      </w:r>
    </w:p>
    <w:p w14:paraId="767305BD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}</w:t>
      </w:r>
    </w:p>
    <w:p w14:paraId="35B0225D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4123299E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private void Loaded(object sender, RoutedEventArgs e)</w:t>
      </w:r>
    </w:p>
    <w:p w14:paraId="7D007873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{</w:t>
      </w:r>
    </w:p>
    <w:p w14:paraId="1619BCC1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746AFE05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using (var connection = new SqlConnection(connectionString))</w:t>
      </w:r>
    </w:p>
    <w:p w14:paraId="479FF1B7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{</w:t>
      </w:r>
    </w:p>
    <w:p w14:paraId="5E08C289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List&lt;OrderClass&gt; orders = new List&lt;OrderClass&gt;();</w:t>
      </w:r>
    </w:p>
    <w:p w14:paraId="111BDF6F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connection.Open();</w:t>
      </w:r>
    </w:p>
    <w:p w14:paraId="75575ABF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string command = @$"</w:t>
      </w:r>
    </w:p>
    <w:p w14:paraId="33413EC8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use synthfoods</w:t>
      </w:r>
    </w:p>
    <w:p w14:paraId="69125FFC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DECLARE @CourierID INT; </w:t>
      </w:r>
    </w:p>
    <w:p w14:paraId="00F944E1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SET @CourierID = (SELECT User2.ID FROM User2 WHERE Usernamecour = '{uname}'); </w:t>
      </w:r>
    </w:p>
    <w:p w14:paraId="75D428A7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</w:t>
      </w:r>
    </w:p>
    <w:p w14:paraId="6728825B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SELECT OrderID, OrderCode, OrderName, Address, CookID, IsDelivered </w:t>
      </w:r>
    </w:p>
    <w:p w14:paraId="181DD3D3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FROM Orders</w:t>
      </w:r>
    </w:p>
    <w:p w14:paraId="4B53F54E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WHERE Orders.CourierID = @CourierID AND Orders.IsDelivered = 0";</w:t>
      </w:r>
    </w:p>
    <w:p w14:paraId="6EF69F41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06486C5D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using (SqlCommand cmd = new SqlCommand(command, connection))</w:t>
      </w:r>
    </w:p>
    <w:p w14:paraId="2371E70E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{</w:t>
      </w:r>
    </w:p>
    <w:p w14:paraId="63B9D18F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6AA9541B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using (SqlConnection conn = new SqlConnection(connectionString))</w:t>
      </w:r>
    </w:p>
    <w:p w14:paraId="7D0C84FE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{</w:t>
      </w:r>
    </w:p>
    <w:p w14:paraId="645707C5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SqlDataAdapter adapter = new SqlDataAdapter(command, conn);</w:t>
      </w:r>
    </w:p>
    <w:p w14:paraId="79D20860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DataTable dataTable = new DataTable();</w:t>
      </w:r>
    </w:p>
    <w:p w14:paraId="099835BA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adapter.Fill(dataTable);</w:t>
      </w:r>
    </w:p>
    <w:p w14:paraId="2F51D4F2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    OrderDataGrid.ItemsSource = dataTable.DefaultView;</w:t>
      </w:r>
    </w:p>
    <w:p w14:paraId="7163207A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    }</w:t>
      </w:r>
    </w:p>
    <w:p w14:paraId="02E1DCFD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    }</w:t>
      </w:r>
    </w:p>
    <w:p w14:paraId="2DE78258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    }</w:t>
      </w:r>
    </w:p>
    <w:p w14:paraId="258038CC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}</w:t>
      </w:r>
    </w:p>
    <w:p w14:paraId="430FB7E3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</w:p>
    <w:p w14:paraId="4D0E47C5" w14:textId="77777777" w:rsidR="00CF6476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private void SendToCourier_Click(object sender, RoutedEventArgs e)</w:t>
      </w:r>
    </w:p>
    <w:p w14:paraId="37E43545" w14:textId="77777777" w:rsidR="00CF6476" w:rsidRPr="00376FC9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GB"/>
        </w:rPr>
        <w:t xml:space="preserve">        </w:t>
      </w:r>
      <w:r w:rsidRPr="00376FC9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8DC76B3" w14:textId="77777777" w:rsidR="00CF6476" w:rsidRPr="00376FC9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CC29AAD" w14:textId="77777777" w:rsidR="00CF6476" w:rsidRPr="00376FC9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376FC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0B4BD08" w14:textId="77777777" w:rsidR="00CF6476" w:rsidRPr="00376FC9" w:rsidRDefault="00CF6476" w:rsidP="00CF64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376FC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C9743FE" w14:textId="4C9CC8DF" w:rsidR="00770DEE" w:rsidRDefault="00770DEE" w:rsidP="00770DEE">
      <w:pPr>
        <w:pStyle w:val="1"/>
        <w:numPr>
          <w:ilvl w:val="0"/>
          <w:numId w:val="0"/>
        </w:numPr>
        <w:tabs>
          <w:tab w:val="left" w:pos="709"/>
        </w:tabs>
        <w:jc w:val="center"/>
      </w:pPr>
      <w:bookmarkStart w:id="147" w:name="_Toc138146161"/>
      <w:bookmarkStart w:id="148" w:name="_Toc138892934"/>
      <w:bookmarkStart w:id="149" w:name="_Toc167632414"/>
      <w:bookmarkStart w:id="150" w:name="_Toc167632509"/>
      <w:bookmarkEnd w:id="143"/>
      <w:bookmarkEnd w:id="144"/>
      <w:bookmarkEnd w:id="145"/>
      <w:bookmarkEnd w:id="146"/>
      <w:r w:rsidRPr="002B23FB">
        <w:lastRenderedPageBreak/>
        <w:t xml:space="preserve">Приложение </w:t>
      </w:r>
      <w:r w:rsidR="00250617">
        <w:t>Б</w:t>
      </w:r>
    </w:p>
    <w:p w14:paraId="22182E4F" w14:textId="77777777" w:rsidR="00770DEE" w:rsidRPr="00CC49BE" w:rsidRDefault="00770DEE" w:rsidP="00770DEE">
      <w:pPr>
        <w:spacing w:after="5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C49BE">
        <w:rPr>
          <w:rFonts w:ascii="Times New Roman" w:hAnsi="Times New Roman" w:cs="Times New Roman"/>
          <w:b/>
          <w:sz w:val="28"/>
          <w:szCs w:val="28"/>
        </w:rPr>
        <w:t>(справочное)</w:t>
      </w:r>
      <w:r w:rsidRPr="00CC49BE">
        <w:rPr>
          <w:rFonts w:ascii="Times New Roman" w:hAnsi="Times New Roman" w:cs="Times New Roman"/>
          <w:b/>
          <w:sz w:val="28"/>
          <w:szCs w:val="28"/>
        </w:rPr>
        <w:br/>
        <w:t>Результаты работы программы</w:t>
      </w:r>
      <w:bookmarkEnd w:id="147"/>
      <w:bookmarkEnd w:id="148"/>
      <w:bookmarkEnd w:id="149"/>
      <w:bookmarkEnd w:id="150"/>
    </w:p>
    <w:p w14:paraId="14B547AC" w14:textId="419D78D2" w:rsidR="00770DEE" w:rsidRDefault="00D53CE4" w:rsidP="00770DEE">
      <w:pPr>
        <w:spacing w:before="280"/>
        <w:jc w:val="center"/>
      </w:pPr>
      <w:r w:rsidRPr="00D53CE4">
        <w:rPr>
          <w:noProof/>
        </w:rPr>
        <w:drawing>
          <wp:inline distT="0" distB="0" distL="0" distR="0" wp14:anchorId="5130E2B6" wp14:editId="777711D1">
            <wp:extent cx="5939790" cy="3113405"/>
            <wp:effectExtent l="0" t="0" r="3810" b="0"/>
            <wp:docPr id="151108285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8285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4317" w14:textId="2C8EF6F8" w:rsidR="00770DEE" w:rsidRPr="00065A69" w:rsidRDefault="00770DEE" w:rsidP="00770DEE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065A6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581E">
        <w:rPr>
          <w:rFonts w:ascii="Times New Roman" w:hAnsi="Times New Roman" w:cs="Times New Roman"/>
          <w:sz w:val="28"/>
          <w:szCs w:val="28"/>
        </w:rPr>
        <w:t>Б</w:t>
      </w:r>
      <w:r w:rsidRPr="00065A69">
        <w:rPr>
          <w:rFonts w:ascii="Times New Roman" w:hAnsi="Times New Roman" w:cs="Times New Roman"/>
          <w:sz w:val="28"/>
          <w:szCs w:val="28"/>
        </w:rPr>
        <w:t>.1 –</w:t>
      </w:r>
      <w:r w:rsidR="003058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065A69">
        <w:rPr>
          <w:rFonts w:ascii="Times New Roman" w:hAnsi="Times New Roman" w:cs="Times New Roman"/>
          <w:sz w:val="28"/>
          <w:szCs w:val="28"/>
        </w:rPr>
        <w:t>кно</w:t>
      </w:r>
      <w:r>
        <w:rPr>
          <w:rFonts w:ascii="Times New Roman" w:hAnsi="Times New Roman" w:cs="Times New Roman"/>
          <w:sz w:val="28"/>
          <w:szCs w:val="28"/>
        </w:rPr>
        <w:t xml:space="preserve"> авторизации</w:t>
      </w:r>
      <w:r w:rsidRPr="00065A69">
        <w:rPr>
          <w:rFonts w:ascii="Times New Roman" w:hAnsi="Times New Roman" w:cs="Times New Roman"/>
          <w:sz w:val="28"/>
          <w:szCs w:val="28"/>
        </w:rPr>
        <w:t xml:space="preserve"> с заполненными полями</w:t>
      </w:r>
    </w:p>
    <w:p w14:paraId="3E998646" w14:textId="23E06A27" w:rsidR="00770DEE" w:rsidRDefault="00D53CE4" w:rsidP="00770DEE">
      <w:pPr>
        <w:jc w:val="center"/>
      </w:pPr>
      <w:r w:rsidRPr="00D53CE4">
        <w:rPr>
          <w:noProof/>
        </w:rPr>
        <w:drawing>
          <wp:inline distT="0" distB="0" distL="0" distR="0" wp14:anchorId="73552B3D" wp14:editId="03443E1E">
            <wp:extent cx="5939790" cy="3083560"/>
            <wp:effectExtent l="0" t="0" r="3810" b="2540"/>
            <wp:docPr id="1710335453" name="Рисунок 1" descr="Изображение выглядит как снимок экрана, фиолетовый, текст, Фиолетов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35453" name="Рисунок 1" descr="Изображение выглядит как снимок экрана, фиолетовый, текст, Фиолетовый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F8C2" w14:textId="664BBDE7" w:rsidR="00770DEE" w:rsidRDefault="00770DEE" w:rsidP="00770DEE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065A6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581E">
        <w:rPr>
          <w:rFonts w:ascii="Times New Roman" w:hAnsi="Times New Roman" w:cs="Times New Roman"/>
          <w:sz w:val="28"/>
          <w:szCs w:val="28"/>
        </w:rPr>
        <w:t>Б.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065A69">
        <w:rPr>
          <w:rFonts w:ascii="Times New Roman" w:hAnsi="Times New Roman" w:cs="Times New Roman"/>
          <w:sz w:val="28"/>
          <w:szCs w:val="28"/>
        </w:rPr>
        <w:t xml:space="preserve"> – Главное окно </w:t>
      </w:r>
    </w:p>
    <w:p w14:paraId="6013EF56" w14:textId="1D3CBFC9" w:rsidR="00770DEE" w:rsidRDefault="00D53CE4" w:rsidP="00770DEE">
      <w:pPr>
        <w:spacing w:before="280" w:after="280"/>
        <w:jc w:val="center"/>
      </w:pPr>
      <w:r w:rsidRPr="00D53CE4">
        <w:rPr>
          <w:noProof/>
        </w:rPr>
        <w:lastRenderedPageBreak/>
        <w:drawing>
          <wp:inline distT="0" distB="0" distL="0" distR="0" wp14:anchorId="3E963798" wp14:editId="243610F6">
            <wp:extent cx="5939790" cy="3101340"/>
            <wp:effectExtent l="0" t="0" r="3810" b="3810"/>
            <wp:docPr id="272773327" name="Рисунок 1" descr="Изображение выглядит как текст, снимок экрана, программное обеспечение, фиолетов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73327" name="Рисунок 1" descr="Изображение выглядит как текст, снимок экрана, программное обеспечение, фиолетовый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8D4E" w14:textId="4BD521CE" w:rsidR="00770DEE" w:rsidRPr="00D53CE4" w:rsidRDefault="00770DEE" w:rsidP="00770DEE">
      <w:pPr>
        <w:spacing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581E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 xml:space="preserve">.3 – Окно </w:t>
      </w:r>
      <w:r w:rsidR="00D53CE4">
        <w:rPr>
          <w:rFonts w:ascii="Times New Roman" w:hAnsi="Times New Roman" w:cs="Times New Roman"/>
          <w:sz w:val="28"/>
          <w:szCs w:val="28"/>
        </w:rPr>
        <w:t>заказов</w:t>
      </w:r>
    </w:p>
    <w:p w14:paraId="3D26EC16" w14:textId="4B8ED0DA" w:rsidR="00770DEE" w:rsidRDefault="00D53CE4" w:rsidP="00770DEE">
      <w:pPr>
        <w:jc w:val="center"/>
      </w:pPr>
      <w:r w:rsidRPr="00D53CE4">
        <w:rPr>
          <w:noProof/>
        </w:rPr>
        <w:drawing>
          <wp:inline distT="0" distB="0" distL="0" distR="0" wp14:anchorId="40EF22D2" wp14:editId="2CC32120">
            <wp:extent cx="5939790" cy="3086100"/>
            <wp:effectExtent l="0" t="0" r="3810" b="0"/>
            <wp:docPr id="1218009337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09337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E07C" w14:textId="795D3E68" w:rsidR="00770DEE" w:rsidRPr="00F67EB2" w:rsidRDefault="00770DEE" w:rsidP="00770DEE">
      <w:pPr>
        <w:spacing w:before="280" w:after="280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065A6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581E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.4</w:t>
      </w:r>
      <w:r w:rsidRPr="00065A6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Окно </w:t>
      </w:r>
      <w:r w:rsidR="00D53CE4">
        <w:rPr>
          <w:rFonts w:ascii="Times New Roman" w:hAnsi="Times New Roman" w:cs="Times New Roman"/>
          <w:sz w:val="28"/>
          <w:szCs w:val="28"/>
        </w:rPr>
        <w:t>сотрудников</w:t>
      </w:r>
    </w:p>
    <w:p w14:paraId="291FBC61" w14:textId="55073A8B" w:rsidR="00770DEE" w:rsidRDefault="00F67EB2" w:rsidP="00770DEE">
      <w:pPr>
        <w:jc w:val="center"/>
        <w:rPr>
          <w:rFonts w:ascii="Times New Roman" w:hAnsi="Times New Roman" w:cs="Times New Roman"/>
          <w:sz w:val="28"/>
          <w:szCs w:val="28"/>
        </w:rPr>
      </w:pPr>
      <w:r w:rsidRPr="00F67EB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5DD984" wp14:editId="6111FD2F">
            <wp:extent cx="5939790" cy="3054985"/>
            <wp:effectExtent l="0" t="0" r="3810" b="0"/>
            <wp:docPr id="76667348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7348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AC15" w14:textId="176ED01F" w:rsidR="00770DEE" w:rsidRPr="00F67EB2" w:rsidRDefault="00770DEE" w:rsidP="00770DEE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581E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 xml:space="preserve">.5 – Окно </w:t>
      </w:r>
      <w:r w:rsidR="00F67EB2">
        <w:rPr>
          <w:rFonts w:ascii="Times New Roman" w:hAnsi="Times New Roman" w:cs="Times New Roman"/>
          <w:sz w:val="28"/>
          <w:szCs w:val="28"/>
        </w:rPr>
        <w:t>готовых заказов</w:t>
      </w:r>
    </w:p>
    <w:p w14:paraId="7FF8691B" w14:textId="565F5210" w:rsidR="00770DEE" w:rsidRDefault="00F67EB2" w:rsidP="00770DEE">
      <w:pPr>
        <w:jc w:val="center"/>
        <w:rPr>
          <w:rFonts w:ascii="Times New Roman" w:hAnsi="Times New Roman" w:cs="Times New Roman"/>
          <w:sz w:val="28"/>
          <w:szCs w:val="28"/>
        </w:rPr>
      </w:pPr>
      <w:r w:rsidRPr="00F67EB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DC1F29" wp14:editId="613690C8">
            <wp:extent cx="5939790" cy="3073400"/>
            <wp:effectExtent l="0" t="0" r="3810" b="0"/>
            <wp:docPr id="1754633427" name="Рисунок 1" descr="Изображение выглядит как текст, снимок экрана, фиолетовый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33427" name="Рисунок 1" descr="Изображение выглядит как текст, снимок экрана, фиолетовый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3BF3" w14:textId="6B75F10B" w:rsidR="00770DEE" w:rsidRPr="00F67EB2" w:rsidRDefault="00770DEE" w:rsidP="00770DEE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581E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.6 – Окно</w:t>
      </w:r>
      <w:r w:rsidR="00F67EB2" w:rsidRPr="00F67EB2">
        <w:rPr>
          <w:rFonts w:ascii="Times New Roman" w:hAnsi="Times New Roman" w:cs="Times New Roman"/>
          <w:sz w:val="28"/>
          <w:szCs w:val="28"/>
        </w:rPr>
        <w:t xml:space="preserve"> </w:t>
      </w:r>
      <w:r w:rsidR="00F67EB2">
        <w:rPr>
          <w:rFonts w:ascii="Times New Roman" w:hAnsi="Times New Roman" w:cs="Times New Roman"/>
          <w:sz w:val="28"/>
          <w:szCs w:val="28"/>
        </w:rPr>
        <w:t>добавления работников</w:t>
      </w:r>
    </w:p>
    <w:p w14:paraId="3A3FE11A" w14:textId="77777777" w:rsidR="00250617" w:rsidRDefault="00F67EB2" w:rsidP="00250617">
      <w:pPr>
        <w:jc w:val="center"/>
        <w:rPr>
          <w:rFonts w:ascii="Times New Roman" w:hAnsi="Times New Roman" w:cs="Times New Roman"/>
          <w:sz w:val="28"/>
          <w:szCs w:val="28"/>
        </w:rPr>
      </w:pPr>
      <w:r w:rsidRPr="00F67EB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7AB407" wp14:editId="574AEC1D">
            <wp:extent cx="5939790" cy="3097530"/>
            <wp:effectExtent l="0" t="0" r="3810" b="7620"/>
            <wp:docPr id="1314073203" name="Рисунок 1" descr="Изображение выглядит как текст, снимок экрана, фиолетовый, Фиолетов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73203" name="Рисунок 1" descr="Изображение выглядит как текст, снимок экрана, фиолетовый, Фиолетовый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956A" w14:textId="77777777" w:rsidR="00250617" w:rsidRDefault="00250617" w:rsidP="00250617">
      <w:pPr>
        <w:rPr>
          <w:rFonts w:ascii="Times New Roman" w:hAnsi="Times New Roman" w:cs="Times New Roman"/>
          <w:sz w:val="28"/>
          <w:szCs w:val="28"/>
        </w:rPr>
      </w:pPr>
    </w:p>
    <w:p w14:paraId="15399007" w14:textId="59AC8A13" w:rsidR="00770DEE" w:rsidRDefault="00770DEE" w:rsidP="002506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581E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 xml:space="preserve">.7 – </w:t>
      </w:r>
      <w:r w:rsidR="00F67EB2">
        <w:rPr>
          <w:rFonts w:ascii="Times New Roman" w:hAnsi="Times New Roman" w:cs="Times New Roman"/>
          <w:sz w:val="28"/>
          <w:szCs w:val="28"/>
        </w:rPr>
        <w:t>Окно удаления работников</w:t>
      </w:r>
    </w:p>
    <w:p w14:paraId="1B9689D6" w14:textId="77777777" w:rsidR="00250617" w:rsidRDefault="00250617" w:rsidP="002506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57151D" w14:textId="3395E33F" w:rsidR="00770DEE" w:rsidRDefault="00F67EB2" w:rsidP="00770DEE">
      <w:pPr>
        <w:jc w:val="center"/>
      </w:pPr>
      <w:r w:rsidRPr="00F67EB2">
        <w:rPr>
          <w:noProof/>
        </w:rPr>
        <w:drawing>
          <wp:inline distT="0" distB="0" distL="0" distR="0" wp14:anchorId="183BAD7F" wp14:editId="39845576">
            <wp:extent cx="5939790" cy="3097530"/>
            <wp:effectExtent l="0" t="0" r="3810" b="7620"/>
            <wp:docPr id="939151752" name="Рисунок 1" descr="Изображение выглядит как текст, снимок экрана, фиолетовый, Фиолетов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51752" name="Рисунок 1" descr="Изображение выглядит как текст, снимок экрана, фиолетовый, Фиолетовый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D8B2" w14:textId="06275D3D" w:rsidR="00770DEE" w:rsidRDefault="00770DEE" w:rsidP="00770DEE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581E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 xml:space="preserve">.8 – Окно с </w:t>
      </w:r>
      <w:r w:rsidR="008F7280">
        <w:rPr>
          <w:rFonts w:ascii="Times New Roman" w:hAnsi="Times New Roman" w:cs="Times New Roman"/>
          <w:sz w:val="28"/>
          <w:szCs w:val="28"/>
        </w:rPr>
        <w:t>мастерскими</w:t>
      </w:r>
    </w:p>
    <w:p w14:paraId="7472F25D" w14:textId="77777777" w:rsidR="00770DEE" w:rsidRDefault="00770DEE" w:rsidP="00770DEE">
      <w:pPr>
        <w:jc w:val="center"/>
      </w:pPr>
    </w:p>
    <w:p w14:paraId="78C8C17C" w14:textId="77777777" w:rsidR="00770DEE" w:rsidRDefault="00770DEE" w:rsidP="00770DEE">
      <w:pPr>
        <w:jc w:val="center"/>
      </w:pPr>
    </w:p>
    <w:p w14:paraId="48B39ADF" w14:textId="1C7AD2BB" w:rsidR="00770DEE" w:rsidRDefault="00F67EB2" w:rsidP="00770DEE">
      <w:pPr>
        <w:jc w:val="center"/>
      </w:pPr>
      <w:r w:rsidRPr="00F67EB2">
        <w:rPr>
          <w:noProof/>
        </w:rPr>
        <w:lastRenderedPageBreak/>
        <w:drawing>
          <wp:inline distT="0" distB="0" distL="0" distR="0" wp14:anchorId="2EF312EC" wp14:editId="4FE552D9">
            <wp:extent cx="5939790" cy="3070860"/>
            <wp:effectExtent l="0" t="0" r="3810" b="0"/>
            <wp:docPr id="1114154606" name="Рисунок 1" descr="Изображение выглядит как текст, снимок экрана, фиолетовый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54606" name="Рисунок 1" descr="Изображение выглядит как текст, снимок экрана, фиолетовый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3B59" w14:textId="7A5B1EAE" w:rsidR="00770DEE" w:rsidRPr="00F67EB2" w:rsidRDefault="00770DEE" w:rsidP="00770DEE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581E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 xml:space="preserve">.9 – Окно </w:t>
      </w:r>
      <w:r w:rsidR="008F7280">
        <w:rPr>
          <w:rFonts w:ascii="Times New Roman" w:hAnsi="Times New Roman" w:cs="Times New Roman"/>
          <w:sz w:val="28"/>
          <w:szCs w:val="28"/>
        </w:rPr>
        <w:t xml:space="preserve">с </w:t>
      </w:r>
      <w:r w:rsidR="00F67EB2">
        <w:rPr>
          <w:rFonts w:ascii="Times New Roman" w:hAnsi="Times New Roman" w:cs="Times New Roman"/>
          <w:sz w:val="28"/>
          <w:szCs w:val="28"/>
        </w:rPr>
        <w:t>содержимым склада</w:t>
      </w:r>
    </w:p>
    <w:p w14:paraId="6D76931B" w14:textId="1061F9A3" w:rsidR="00770DEE" w:rsidRDefault="00A40ED7" w:rsidP="00770DEE">
      <w:pPr>
        <w:jc w:val="center"/>
      </w:pPr>
      <w:r w:rsidRPr="00A40ED7">
        <w:rPr>
          <w:noProof/>
        </w:rPr>
        <w:drawing>
          <wp:inline distT="0" distB="0" distL="0" distR="0" wp14:anchorId="19B295FE" wp14:editId="0CCBFB63">
            <wp:extent cx="5939790" cy="2908300"/>
            <wp:effectExtent l="0" t="0" r="3810" b="6350"/>
            <wp:docPr id="1494097088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97088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6179" w14:textId="1D26478B" w:rsidR="00770DEE" w:rsidRPr="00A40ED7" w:rsidRDefault="00770DEE" w:rsidP="00770DEE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581E">
        <w:rPr>
          <w:rFonts w:ascii="Times New Roman" w:hAnsi="Times New Roman" w:cs="Times New Roman"/>
          <w:sz w:val="28"/>
          <w:szCs w:val="28"/>
        </w:rPr>
        <w:t>Б.</w:t>
      </w:r>
      <w:r>
        <w:rPr>
          <w:rFonts w:ascii="Times New Roman" w:hAnsi="Times New Roman" w:cs="Times New Roman"/>
          <w:sz w:val="28"/>
          <w:szCs w:val="28"/>
        </w:rPr>
        <w:t xml:space="preserve">10 – Окно </w:t>
      </w:r>
      <w:r w:rsidR="008F7280">
        <w:rPr>
          <w:rFonts w:ascii="Times New Roman" w:hAnsi="Times New Roman" w:cs="Times New Roman"/>
          <w:sz w:val="28"/>
          <w:szCs w:val="28"/>
        </w:rPr>
        <w:t xml:space="preserve">с </w:t>
      </w:r>
      <w:r w:rsidR="00A40ED7">
        <w:rPr>
          <w:rFonts w:ascii="Times New Roman" w:hAnsi="Times New Roman" w:cs="Times New Roman"/>
          <w:sz w:val="28"/>
          <w:szCs w:val="28"/>
        </w:rPr>
        <w:t>заказом для повара и курьера</w:t>
      </w:r>
    </w:p>
    <w:p w14:paraId="1F066A1A" w14:textId="77777777" w:rsidR="00770DEE" w:rsidRDefault="00770DEE" w:rsidP="00770DEE">
      <w:pPr>
        <w:jc w:val="center"/>
      </w:pPr>
    </w:p>
    <w:p w14:paraId="542126C2" w14:textId="4FDF6618" w:rsidR="00770DEE" w:rsidRPr="009B6E8F" w:rsidRDefault="00770DEE" w:rsidP="00770DEE">
      <w:pPr>
        <w:jc w:val="center"/>
      </w:pPr>
    </w:p>
    <w:p w14:paraId="28514A52" w14:textId="485C952A" w:rsidR="00770DEE" w:rsidRDefault="00770DEE" w:rsidP="00770DEE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  <w:sectPr w:rsidR="00770DEE" w:rsidSect="00770DEE">
          <w:pgSz w:w="11906" w:h="16838" w:code="9"/>
          <w:pgMar w:top="1134" w:right="851" w:bottom="1134" w:left="1701" w:header="709" w:footer="709" w:gutter="0"/>
          <w:pgNumType w:start="3"/>
          <w:cols w:space="708"/>
          <w:titlePg/>
          <w:docGrid w:linePitch="360"/>
        </w:sectPr>
      </w:pPr>
    </w:p>
    <w:p w14:paraId="519CFB23" w14:textId="4F2F73D3" w:rsidR="00770DEE" w:rsidRPr="002B23FB" w:rsidRDefault="00770DEE" w:rsidP="00770DEE">
      <w:pPr>
        <w:tabs>
          <w:tab w:val="left" w:pos="709"/>
        </w:tabs>
        <w:spacing w:after="160" w:line="259" w:lineRule="auto"/>
        <w:rPr>
          <w:szCs w:val="28"/>
        </w:rPr>
      </w:pPr>
      <w:r w:rsidRPr="002B23FB">
        <w:rPr>
          <w:noProof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4E2A57FB" wp14:editId="4E102660">
                <wp:simplePos x="0" y="0"/>
                <wp:positionH relativeFrom="margin">
                  <wp:posOffset>-489826</wp:posOffset>
                </wp:positionH>
                <wp:positionV relativeFrom="page">
                  <wp:posOffset>358814</wp:posOffset>
                </wp:positionV>
                <wp:extent cx="2621666" cy="375449"/>
                <wp:effectExtent l="0" t="0" r="26670" b="24765"/>
                <wp:wrapNone/>
                <wp:docPr id="16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>
                          <a:off x="0" y="0"/>
                          <a:ext cx="2621666" cy="37544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880573" w14:textId="312C2618" w:rsidR="00770DEE" w:rsidRPr="005B18E5" w:rsidRDefault="00770DEE" w:rsidP="00770DEE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caps/>
                                <w:sz w:val="44"/>
                                <w:szCs w:val="44"/>
                              </w:rPr>
                            </w:pPr>
                            <w:r w:rsidRPr="005B18E5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КП Т.19</w:t>
                            </w:r>
                            <w:r w:rsidR="00CD6B5F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7</w:t>
                            </w:r>
                            <w:r w:rsidRPr="005B18E5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0</w:t>
                            </w:r>
                            <w:r w:rsidR="00CD6B5F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20</w:t>
                            </w:r>
                            <w:r w:rsidRPr="005B18E5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.401 ГЧ</w:t>
                            </w:r>
                          </w:p>
                          <w:p w14:paraId="0845BED5" w14:textId="77777777" w:rsidR="00770DEE" w:rsidRPr="005B18E5" w:rsidRDefault="00770DEE" w:rsidP="00770DEE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A57FB" id="Надпись 4" o:spid="_x0000_s1082" type="#_x0000_t202" style="position:absolute;margin-left:-38.55pt;margin-top:28.25pt;width:206.45pt;height:29.55pt;rotation:180;flip:x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" filled="f" strokecolor="white [3212]">
                <v:textbox>
                  <w:txbxContent>
                    <w:p w14:paraId="07880573" w14:textId="312C2618" w:rsidR="00770DEE" w:rsidRPr="005B18E5" w:rsidRDefault="00770DEE" w:rsidP="00770DEE">
                      <w:pPr>
                        <w:jc w:val="center"/>
                        <w:rPr>
                          <w:rFonts w:ascii="ISOCPEUR" w:hAnsi="ISOCPEUR"/>
                          <w:i/>
                          <w:caps/>
                          <w:sz w:val="44"/>
                          <w:szCs w:val="44"/>
                        </w:rPr>
                      </w:pPr>
                      <w:r w:rsidRPr="005B18E5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КП Т.19</w:t>
                      </w:r>
                      <w:r w:rsidR="00CD6B5F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7</w:t>
                      </w:r>
                      <w:r w:rsidRPr="005B18E5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0</w:t>
                      </w:r>
                      <w:r w:rsidR="00CD6B5F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20</w:t>
                      </w:r>
                      <w:r w:rsidRPr="005B18E5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.401 ГЧ</w:t>
                      </w:r>
                    </w:p>
                    <w:p w14:paraId="0845BED5" w14:textId="77777777" w:rsidR="00770DEE" w:rsidRPr="005B18E5" w:rsidRDefault="00770DEE" w:rsidP="00770DEE">
                      <w:pPr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2B23FB">
        <w:rPr>
          <w:noProof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03558F90" wp14:editId="016240B4">
                <wp:simplePos x="0" y="0"/>
                <wp:positionH relativeFrom="page">
                  <wp:posOffset>-32385</wp:posOffset>
                </wp:positionH>
                <wp:positionV relativeFrom="page">
                  <wp:posOffset>306070</wp:posOffset>
                </wp:positionV>
                <wp:extent cx="7448400" cy="10242000"/>
                <wp:effectExtent l="0" t="0" r="38735" b="26035"/>
                <wp:wrapNone/>
                <wp:docPr id="1037494097" name="Группа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48400" cy="10242000"/>
                          <a:chOff x="276" y="400"/>
                          <a:chExt cx="11330" cy="16039"/>
                        </a:xfrm>
                      </wpg:grpSpPr>
                      <wps:wsp>
                        <wps:cNvPr id="982379836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9650" y="15284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g:grpSp>
                        <wpg:cNvPr id="953902521" name="Group 97"/>
                        <wpg:cNvGrpSpPr>
                          <a:grpSpLocks/>
                        </wpg:cNvGrpSpPr>
                        <wpg:grpSpPr bwMode="auto">
                          <a:xfrm>
                            <a:off x="276" y="400"/>
                            <a:ext cx="11330" cy="16039"/>
                            <a:chOff x="276" y="400"/>
                            <a:chExt cx="11330" cy="16039"/>
                          </a:xfrm>
                        </wpg:grpSpPr>
                        <wps:wsp>
                          <wps:cNvPr id="971150761" name="Line 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3" y="14559"/>
                              <a:ext cx="304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g:grpSp>
                          <wpg:cNvPr id="11058566" name="Group 99"/>
                          <wpg:cNvGrpSpPr>
                            <a:grpSpLocks/>
                          </wpg:cNvGrpSpPr>
                          <wpg:grpSpPr bwMode="auto">
                            <a:xfrm>
                              <a:off x="276" y="400"/>
                              <a:ext cx="11330" cy="16039"/>
                              <a:chOff x="276" y="400"/>
                              <a:chExt cx="11330" cy="16039"/>
                            </a:xfrm>
                          </wpg:grpSpPr>
                          <wpg:grpSp>
                            <wpg:cNvPr id="1333185913" name="Group 100"/>
                            <wpg:cNvGrpSpPr>
                              <a:grpSpLocks/>
                            </wpg:cNvGrpSpPr>
                            <wpg:grpSpPr bwMode="auto">
                              <a:xfrm>
                                <a:off x="8817" y="14574"/>
                                <a:ext cx="296" cy="709"/>
                                <a:chOff x="8817" y="14028"/>
                                <a:chExt cx="296" cy="709"/>
                              </a:xfrm>
                            </wpg:grpSpPr>
                            <wps:wsp>
                              <wps:cNvPr id="1860824831" name="Line 1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817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1293892535" name="Lin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110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481232029" name="Group 10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76" y="400"/>
                                <a:ext cx="11330" cy="16039"/>
                                <a:chOff x="276" y="400"/>
                                <a:chExt cx="11330" cy="16039"/>
                              </a:xfrm>
                            </wpg:grpSpPr>
                            <wps:wsp>
                              <wps:cNvPr id="646562417" name="Line 1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4276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1984334265" name="Lin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3991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g:grpSp>
                              <wpg:cNvPr id="1186409407" name="Group 10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76" y="400"/>
                                  <a:ext cx="11330" cy="16039"/>
                                  <a:chOff x="276" y="400"/>
                                  <a:chExt cx="11330" cy="16039"/>
                                </a:xfrm>
                              </wpg:grpSpPr>
                              <wps:wsp>
                                <wps:cNvPr id="89768188" name="Rectangle 10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41" y="15894"/>
                                    <a:ext cx="2928" cy="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9CDA0FC" w14:textId="77777777" w:rsidR="00770DEE" w:rsidRDefault="00770DEE" w:rsidP="00770DEE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5042281" name="Text Box 1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721" y="14634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4562E7F" w14:textId="77777777" w:rsidR="00770DEE" w:rsidRPr="0004185C" w:rsidRDefault="00770DEE" w:rsidP="00770DEE">
                                      <w:pPr>
                                        <w:pStyle w:val="a6"/>
                                        <w:jc w:val="center"/>
                                        <w:rPr>
                                          <w:sz w:val="24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2102045872" name="Group 10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76" y="400"/>
                                    <a:ext cx="11330" cy="16039"/>
                                    <a:chOff x="276" y="400"/>
                                    <a:chExt cx="11330" cy="16039"/>
                                  </a:xfrm>
                                </wpg:grpSpPr>
                                <wpg:grpSp>
                                  <wpg:cNvPr id="1987648282" name="Group 11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61" y="15849"/>
                                      <a:ext cx="2419" cy="290"/>
                                      <a:chOff x="0" y="0"/>
                                      <a:chExt cx="19999" cy="25985"/>
                                    </a:xfrm>
                                  </wpg:grpSpPr>
                                  <wps:wsp>
                                    <wps:cNvPr id="630939264" name="Rectangle 11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8856" cy="25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8AAFC11" w14:textId="77777777" w:rsidR="00770DEE" w:rsidRPr="007C2329" w:rsidRDefault="00770DEE" w:rsidP="00770DEE">
                                          <w:pPr>
                                            <w:pStyle w:val="a6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7C2329"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Т</w:t>
                                          </w:r>
                                          <w:r w:rsidRPr="007C2329">
                                            <w:rPr>
                                              <w:sz w:val="20"/>
                                            </w:rPr>
                                            <w:t>. Контр.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965025408" name="Rectangle 11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39FFCF4" w14:textId="77777777" w:rsidR="00770DEE" w:rsidRDefault="00770DEE" w:rsidP="00770DEE">
                                          <w:pPr>
                                            <w:pStyle w:val="a6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548902775" name="Group 11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76" y="400"/>
                                      <a:ext cx="11330" cy="16039"/>
                                      <a:chOff x="276" y="400"/>
                                      <a:chExt cx="11330" cy="16039"/>
                                    </a:xfrm>
                                  </wpg:grpSpPr>
                                  <wps:wsp>
                                    <wps:cNvPr id="1906376519" name="Line 11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57" y="15354"/>
                                        <a:ext cx="3964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052460287" name="Line 11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0" y="15856"/>
                                        <a:ext cx="3961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17570457" name="Line 11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1" y="16142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160011507" name="Line 11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5" y="15596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g:grpSp>
                                    <wpg:cNvPr id="167028506" name="Group 118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76" y="400"/>
                                        <a:ext cx="11330" cy="16039"/>
                                        <a:chOff x="276" y="400"/>
                                        <a:chExt cx="11330" cy="16039"/>
                                      </a:xfrm>
                                    </wpg:grpSpPr>
                                    <wpg:grpSp>
                                      <wpg:cNvPr id="443765575" name="Group 119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4830"/>
                                          <a:ext cx="2606" cy="291"/>
                                          <a:chOff x="0" y="-73"/>
                                          <a:chExt cx="21547" cy="26058"/>
                                        </a:xfrm>
                                      </wpg:grpSpPr>
                                      <wps:wsp>
                                        <wps:cNvPr id="784464110" name="Rectangle 12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1A4974D" w14:textId="77777777" w:rsidR="00770DEE" w:rsidRPr="007C2329" w:rsidRDefault="00770DEE" w:rsidP="00770DEE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 Разраб. Разраб.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991820603" name="Rectangle 121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0" y="-73"/>
                                            <a:ext cx="12267" cy="204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8F0DD6A" w14:textId="6E1EB42B" w:rsidR="00770DEE" w:rsidRPr="006D16E6" w:rsidRDefault="00770DEE" w:rsidP="00770DEE">
                                              <w:pPr>
                                                <w:pStyle w:val="a6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  <w:r w:rsidRPr="006D16E6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 xml:space="preserve">  </w:t>
                                              </w:r>
                                              <w:r w:rsidR="00445057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Тихомиров</w:t>
                                              </w:r>
                                              <w:r w:rsidR="00351CFA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 xml:space="preserve"> Е.</w:t>
                                              </w:r>
                                              <w:r w:rsidR="00445057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В</w:t>
                                              </w:r>
                                              <w:r w:rsidR="00351CFA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</w:p>
                                            <w:p w14:paraId="5B6B0B44" w14:textId="77777777" w:rsidR="00770DEE" w:rsidRPr="006D16E6" w:rsidRDefault="00770DEE" w:rsidP="00770DEE">
                                              <w:pPr>
                                                <w:pStyle w:val="a6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86637870" name="Group 122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5085"/>
                                          <a:ext cx="2606" cy="291"/>
                                          <a:chOff x="0" y="-74"/>
                                          <a:chExt cx="21547" cy="26059"/>
                                        </a:xfrm>
                                      </wpg:grpSpPr>
                                      <wps:wsp>
                                        <wps:cNvPr id="1334829840" name="Rectangle 12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1F0221D" w14:textId="77777777" w:rsidR="00770DEE" w:rsidRPr="007C2329" w:rsidRDefault="00770DEE" w:rsidP="00770DEE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 Провер. Провер.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195363456" name="Rectangle 12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0" y="-74"/>
                                            <a:ext cx="12267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D1CF183" w14:textId="39E8C4D1" w:rsidR="00770DEE" w:rsidRPr="006D16E6" w:rsidRDefault="00770DEE" w:rsidP="00770DEE">
                                              <w:pPr>
                                                <w:pStyle w:val="a6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  <w:r w:rsidRPr="006D16E6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 xml:space="preserve">  </w:t>
                                              </w:r>
                                              <w:r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К</w:t>
                                              </w:r>
                                              <w:r w:rsidR="00351CFA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ривоше</w:t>
                                              </w:r>
                                              <w:r w:rsidR="004905FE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и</w:t>
                                              </w:r>
                                              <w:r w:rsidR="00351CFA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на А.В.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69271484" name="Group 125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77" y="15594"/>
                                          <a:ext cx="2509" cy="290"/>
                                          <a:chOff x="0" y="0"/>
                                          <a:chExt cx="19999" cy="26102"/>
                                        </a:xfrm>
                                      </wpg:grpSpPr>
                                      <wps:wsp>
                                        <wps:cNvPr id="962528168" name="Rectangle 126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6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C432A24" w14:textId="77777777" w:rsidR="00770DEE" w:rsidRDefault="00770DEE" w:rsidP="00770DEE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Реценз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5520129" name="Rectangle 127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078236C" w14:textId="77777777" w:rsidR="00770DEE" w:rsidRPr="00790741" w:rsidRDefault="00770DEE" w:rsidP="00770DEE"/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877003583" name="Group 128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2" y="16135"/>
                                          <a:ext cx="2509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976406722" name="Rectangle 129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6522E91" w14:textId="77777777" w:rsidR="00770DEE" w:rsidRDefault="00770DEE" w:rsidP="00770DEE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Утверд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234073432" name="Rectangle 13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DFEF1CB" w14:textId="77777777" w:rsidR="00770DEE" w:rsidRPr="007C2329" w:rsidRDefault="00770DEE" w:rsidP="00770DEE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730827320" name="Group 131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5" y="15341"/>
                                          <a:ext cx="2510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976342898" name="Rectangle 132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EEE9F97" w14:textId="77777777" w:rsidR="00770DEE" w:rsidRDefault="00770DEE" w:rsidP="00770DEE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 xml:space="preserve"> Н.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Контр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644693746" name="Rectangle 13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EEABE18" w14:textId="77777777" w:rsidR="00770DEE" w:rsidRPr="007C2329" w:rsidRDefault="00770DEE" w:rsidP="00770DEE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88747148" name="Group 136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276" y="400"/>
                                          <a:ext cx="11330" cy="16039"/>
                                          <a:chOff x="276" y="400"/>
                                          <a:chExt cx="11330" cy="16039"/>
                                        </a:xfrm>
                                      </wpg:grpSpPr>
                                      <wps:wsp>
                                        <wps:cNvPr id="2097863327" name="Line 137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1165" y="14829"/>
                                            <a:ext cx="3985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2540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</wps:spPr>
                                        <wps:bodyPr/>
                                      </wps:wsp>
                                      <wpg:grpSp>
                                        <wpg:cNvPr id="136420311" name="Group 138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1161" y="14534"/>
                                            <a:ext cx="3985" cy="322"/>
                                            <a:chOff x="1157" y="14052"/>
                                            <a:chExt cx="3841" cy="322"/>
                                          </a:xfrm>
                                        </wpg:grpSpPr>
                                        <wps:wsp>
                                          <wps:cNvPr id="963931707" name="Rectangle 139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2241" y="14052"/>
                                              <a:ext cx="1428" cy="3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CC15C78" w14:textId="77777777" w:rsidR="00770DEE" w:rsidRPr="007C2329" w:rsidRDefault="00770DEE" w:rsidP="00770DEE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7C2329">
                                                  <w:rPr>
                                                    <w:sz w:val="20"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№ 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</w:rPr>
                                                  <w:t>док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у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</w:rPr>
                                                  <w:t>м.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1533030201" name="Rectangle 140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3669" y="14052"/>
                                              <a:ext cx="788" cy="3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BC13526" w14:textId="77777777" w:rsidR="00770DEE" w:rsidRPr="003575CE" w:rsidRDefault="00770DEE" w:rsidP="00770DEE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3575CE">
                                                  <w:rPr>
                                                    <w:sz w:val="20"/>
                                                  </w:rPr>
                                                  <w:t>Под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</w:rPr>
                                                  <w:t>пись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872786216" name="Rectangle 141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4457" y="14052"/>
                                              <a:ext cx="541" cy="2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ECCFFDA" w14:textId="77777777" w:rsidR="00770DEE" w:rsidRPr="003575CE" w:rsidRDefault="00770DEE" w:rsidP="00770DEE">
                                                <w:pPr>
                                                  <w:pStyle w:val="a6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Д</w:t>
                                                </w:r>
                                                <w:r w:rsidRPr="003575CE">
                                                  <w:rPr>
                                                    <w:sz w:val="20"/>
                                                  </w:rPr>
                                                  <w:t>ата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1080942666" name="Line 142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4062"/>
                                              <a:ext cx="3841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307010366" name="Group 143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1161" y="14053"/>
                                              <a:ext cx="1055" cy="290"/>
                                              <a:chOff x="1179" y="14296"/>
                                              <a:chExt cx="1055" cy="290"/>
                                            </a:xfrm>
                                          </wpg:grpSpPr>
                                          <wps:wsp>
                                            <wps:cNvPr id="942473264" name="Rectangle 144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179" y="14296"/>
                                                <a:ext cx="443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6ACAEB1C" w14:textId="77777777" w:rsidR="00770DEE" w:rsidRPr="003575CE" w:rsidRDefault="00770DEE" w:rsidP="00770DEE">
                                                  <w:pPr>
                                                    <w:pStyle w:val="a6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 w:rsidRPr="003575CE">
                                                    <w:rPr>
                                                      <w:sz w:val="20"/>
                                                    </w:rPr>
                                                    <w:t>Изм.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79985069" name="Rectangle 145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682" y="14296"/>
                                                <a:ext cx="552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7864A68D" w14:textId="77777777" w:rsidR="00770DEE" w:rsidRPr="003575CE" w:rsidRDefault="00770DEE" w:rsidP="00770DEE">
                                                  <w:pPr>
                                                    <w:pStyle w:val="a6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 w:rsidRPr="003575CE">
                                                    <w:rPr>
                                                      <w:sz w:val="20"/>
                                                    </w:rPr>
                                                    <w:t>Лист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g:grpSp>
                                        <wpg:cNvPr id="729586112" name="Group 146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276" y="400"/>
                                            <a:ext cx="11330" cy="16039"/>
                                            <a:chOff x="276" y="400"/>
                                            <a:chExt cx="11330" cy="16039"/>
                                          </a:xfrm>
                                        </wpg:grpSpPr>
                                        <wps:wsp>
                                          <wps:cNvPr id="234773789" name="Line 147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5084"/>
                                              <a:ext cx="3964" cy="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s:wsp>
                                          <wps:cNvPr id="1734047181" name="Line 148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8559" y="15294"/>
                                              <a:ext cx="3022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1776172112" name="Group 149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5124" y="15587"/>
                                              <a:ext cx="6462" cy="3"/>
                                              <a:chOff x="4986" y="15084"/>
                                              <a:chExt cx="6240" cy="3"/>
                                            </a:xfrm>
                                          </wpg:grpSpPr>
                                          <wps:wsp>
                                            <wps:cNvPr id="910556285" name="Line 15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318" y="15085"/>
                                                <a:ext cx="2908" cy="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925418415" name="Line 151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4986" y="15084"/>
                                                <a:ext cx="334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</wpg:grpSp>
                                        <wpg:grpSp>
                                          <wpg:cNvPr id="1164863830" name="Group 152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276" y="400"/>
                                              <a:ext cx="11330" cy="16039"/>
                                              <a:chOff x="276" y="400"/>
                                              <a:chExt cx="11330" cy="16039"/>
                                            </a:xfrm>
                                          </wpg:grpSpPr>
                                          <wps:wsp>
                                            <wps:cNvPr id="989912018" name="Line 153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541" y="14274"/>
                                                <a:ext cx="2" cy="2154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78078484" name="Line 154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725" y="13387"/>
                                                <a:ext cx="0" cy="14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903907732" name="Line 155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2314" y="13424"/>
                                                <a:ext cx="14" cy="301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215881799" name="Line 156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4585" y="13419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44486977" name="Line 15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165" y="13707"/>
                                                <a:ext cx="398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687475151" name="Line 158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3722" y="13424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448598626" name="Line 159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5146" y="13424"/>
                                                <a:ext cx="0" cy="3015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578599905" name="Line 16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5136" y="14274"/>
                                                <a:ext cx="6447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723411839" name="Group 16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9378" y="14271"/>
                                                <a:ext cx="886" cy="1003"/>
                                                <a:chOff x="9381" y="14274"/>
                                                <a:chExt cx="886" cy="947"/>
                                              </a:xfrm>
                                            </wpg:grpSpPr>
                                            <wps:wsp>
                                              <wps:cNvPr id="1514839137" name="Line 162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9381" y="14274"/>
                                                  <a:ext cx="4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446445006" name="Line 163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0262" y="14274"/>
                                                  <a:ext cx="5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1636065072" name="Group 164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584" y="14253"/>
                                                <a:ext cx="2928" cy="303"/>
                                                <a:chOff x="8357" y="14586"/>
                                                <a:chExt cx="2827" cy="283"/>
                                              </a:xfrm>
                                            </wpg:grpSpPr>
                                            <wps:wsp>
                                              <wps:cNvPr id="1196906529" name="Rectangle 165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180" y="14586"/>
                                                  <a:ext cx="744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36CC9C9E" w14:textId="77777777" w:rsidR="00770DEE" w:rsidRPr="003575CE" w:rsidRDefault="00770DEE" w:rsidP="00770DEE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Масса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08038552" name="Rectangle 166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357" y="14586"/>
                                                  <a:ext cx="743" cy="28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5E3D1110" w14:textId="77777777" w:rsidR="00770DEE" w:rsidRDefault="00770DEE" w:rsidP="00770DEE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18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</w:rPr>
                                                      <w:t>Лит</w:t>
                                                    </w:r>
                                                    <w:r>
                                                      <w:rPr>
                                                        <w:sz w:val="18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469326978" name="Rectangle 167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0011" y="14586"/>
                                                  <a:ext cx="1173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76C2663E" w14:textId="77777777" w:rsidR="00770DEE" w:rsidRPr="003575CE" w:rsidRDefault="00770DEE" w:rsidP="00770DEE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974661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Масштаб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1290558780" name="Group 168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496" y="15296"/>
                                                <a:ext cx="2571" cy="303"/>
                                                <a:chOff x="8496" y="15296"/>
                                                <a:chExt cx="2571" cy="303"/>
                                              </a:xfrm>
                                            </wpg:grpSpPr>
                                            <wps:wsp>
                                              <wps:cNvPr id="1462521702" name="Rectangle 169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496" y="15296"/>
                                                  <a:ext cx="1105" cy="26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1B08F91E" w14:textId="77777777" w:rsidR="00770DEE" w:rsidRPr="003575CE" w:rsidRDefault="00770DEE" w:rsidP="00770DEE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1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424944981" name="Rectangle 170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853" y="15296"/>
                                                  <a:ext cx="1214" cy="3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1E988032" w14:textId="77777777" w:rsidR="00770DEE" w:rsidRPr="003575CE" w:rsidRDefault="00770DEE" w:rsidP="00770DEE">
                                                    <w:pPr>
                                                      <w:pStyle w:val="a6"/>
                                                      <w:jc w:val="left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Листов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4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80365325" name="Group 17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276" y="400"/>
                                                <a:ext cx="11330" cy="16034"/>
                                                <a:chOff x="276" y="400"/>
                                                <a:chExt cx="11330" cy="16034"/>
                                              </a:xfrm>
                                            </wpg:grpSpPr>
                                            <wpg:grpSp>
                                              <wpg:cNvPr id="1017996349" name="Group 172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276" y="7254"/>
                                                  <a:ext cx="555" cy="9162"/>
                                                  <a:chOff x="276" y="7254"/>
                                                  <a:chExt cx="555" cy="9162"/>
                                                </a:xfrm>
                                              </wpg:grpSpPr>
                                              <wps:wsp>
                                                <wps:cNvPr id="203256191" name="Text Box 173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5058"/>
                                                    <a:ext cx="540" cy="1358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1002EF77" w14:textId="77777777" w:rsidR="00770DEE" w:rsidRPr="00BE2BC1" w:rsidRDefault="00770DEE" w:rsidP="00770DEE">
                                                      <w:pPr>
                                                        <w:pStyle w:val="a6"/>
                                                        <w:rPr>
                                                          <w:sz w:val="20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Инв.№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подл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541019336" name="Text Box 174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3133"/>
                                                    <a:ext cx="540" cy="17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0BB71A5A" w14:textId="77777777" w:rsidR="00770DEE" w:rsidRPr="00BE2BC1" w:rsidRDefault="00770DEE" w:rsidP="00770DEE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Подп. 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926990179" name="Text Box 175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1394"/>
                                                    <a:ext cx="540" cy="14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1D5327AB" w14:textId="77777777" w:rsidR="00770DEE" w:rsidRPr="00BE2BC1" w:rsidRDefault="00770DEE" w:rsidP="00770DEE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Взам.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нв.№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742444981" name="Text Box 176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9234"/>
                                                    <a:ext cx="540" cy="19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2D4B102D" w14:textId="77777777" w:rsidR="00770DEE" w:rsidRPr="00BE2BC1" w:rsidRDefault="00770DEE" w:rsidP="00770DEE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Инв.№дубл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125162990" name="Text Box 177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91" y="7254"/>
                                                    <a:ext cx="540" cy="1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41824DA4" w14:textId="77777777" w:rsidR="00770DEE" w:rsidRPr="00BE2BC1" w:rsidRDefault="00770DEE" w:rsidP="00770DEE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Подп. 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203099566" name="Group 178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426" y="400"/>
                                                  <a:ext cx="11180" cy="16034"/>
                                                  <a:chOff x="426" y="400"/>
                                                  <a:chExt cx="11180" cy="16034"/>
                                                </a:xfrm>
                                              </wpg:grpSpPr>
                                              <wps:wsp>
                                                <wps:cNvPr id="262614020" name="Line 179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1165" y="13407"/>
                                                    <a:ext cx="10440" cy="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2053284412" name="Group 180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426" y="400"/>
                                                    <a:ext cx="11180" cy="16034"/>
                                                    <a:chOff x="426" y="400"/>
                                                    <a:chExt cx="11180" cy="16034"/>
                                                  </a:xfrm>
                                                </wpg:grpSpPr>
                                                <wpg:grpSp>
                                                  <wpg:cNvPr id="1931022553" name="Group 181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426" y="400"/>
                                                      <a:ext cx="11180" cy="16034"/>
                                                      <a:chOff x="426" y="400"/>
                                                      <a:chExt cx="11180" cy="16034"/>
                                                    </a:xfrm>
                                                  </wpg:grpSpPr>
                                                  <wps:wsp>
                                                    <wps:cNvPr id="1162956928" name="Rectangle 182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1166" y="400"/>
                                                        <a:ext cx="10440" cy="16034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:ln>
                                                    </wps:spPr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136527153" name="Group 183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426" y="7161"/>
                                                        <a:ext cx="735" cy="9273"/>
                                                        <a:chOff x="426" y="7161"/>
                                                        <a:chExt cx="735" cy="8668"/>
                                                      </a:xfrm>
                                                    </wpg:grpSpPr>
                                                    <wps:wsp>
                                                      <wps:cNvPr id="622778843" name="Line 184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26" y="158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345496542" name="Line 185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441" y="7174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637037232" name="Line 186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>
                                                          <a:off x="426" y="7174"/>
                                                          <a:ext cx="731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646145047" name="Line 187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696" y="7161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28296857" name="Line 188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905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871789276" name="Line 189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09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988544171" name="Line 190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253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659334835" name="Line 191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454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  <wps:wsp>
                                                  <wps:cNvPr id="1942330746" name="Line 192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>
                                                      <a:off x="1161" y="1134"/>
                                                      <a:ext cx="3912" cy="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2079454517" name="Line 193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 flipV="1">
                                                      <a:off x="5061" y="414"/>
                                                      <a:ext cx="0" cy="72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</wpg:grpSp>
                                          </wpg:grpSp>
                                        </wpg:grpSp>
                                        <wps:wsp>
                                          <wps:cNvPr id="1732959493" name="Text Box 194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5841" y="13476"/>
                                              <a:ext cx="5220" cy="7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9251E67" w14:textId="06A041D1" w:rsidR="00770DEE" w:rsidRPr="007D7262" w:rsidRDefault="00770DEE" w:rsidP="00770DEE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КП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Т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</w:t>
                                                </w:r>
                                                <w:r>
                                                  <w:rPr>
                                                    <w:rFonts w:ascii="Times New Roman" w:hAnsi="Times New Roman"/>
                                                    <w:caps/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19</w:t>
                                                </w:r>
                                                <w:r w:rsidR="001D0258">
                                                  <w:rPr>
                                                    <w:rFonts w:ascii="Times New Roman" w:hAnsi="Times New Roman"/>
                                                    <w:caps/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7</w:t>
                                                </w:r>
                                                <w:r>
                                                  <w:rPr>
                                                    <w:rFonts w:ascii="Times New Roman" w:hAnsi="Times New Roman"/>
                                                    <w:caps/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0</w:t>
                                                </w:r>
                                                <w:r w:rsidR="001D0258">
                                                  <w:rPr>
                                                    <w:rFonts w:ascii="Times New Roman" w:hAnsi="Times New Roman"/>
                                                    <w:caps/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20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.401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ГЧ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Т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.ХХХХХХ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.401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ГЧ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558F90" id="Группа 5" o:spid="_x0000_s1083" style="position:absolute;margin-left:-2.55pt;margin-top:24.1pt;width:586.5pt;height:806.45pt;z-index:-251658240;mso-position-horizontal-relative:page;mso-position-vertical-relative:page" coordorigin="276,400" coordsize="11330,16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">
                <v:line id="Line 96" o:spid="_x0000_s1084" style="position:absolute;visibility:visible;mso-wrap-style:square" from="9650,15284" to="9650,15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" strokeweight="2pt"/>
                <v:group id="Group 97" o:spid="_x0000_s1085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">
                  <v:line id="Line 98" o:spid="_x0000_s1086" style="position:absolute;visibility:visible;mso-wrap-style:square" from="8543,14559" to="11591,14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" strokeweight="2pt"/>
                  <v:group id="Group 99" o:spid="_x0000_s1087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">
                    <v:group id="Group 100" o:spid="_x0000_s1088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">
                      <v:line id="Line 101" o:spid="_x0000_s1089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" strokeweight="1pt"/>
                      <v:line id="Line 102" o:spid="_x0000_s1090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" strokeweight="1pt"/>
                    </v:group>
                    <v:group id="Group 103" o:spid="_x0000_s1091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">
                      <v:line id="Line 104" o:spid="_x0000_s1092" style="position:absolute;visibility:visible;mso-wrap-style:square" from="1165,14276" to="5150,14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" strokeweight="1pt"/>
                      <v:line id="Line 105" o:spid="_x0000_s1093" style="position:absolute;visibility:visible;mso-wrap-style:square" from="1165,13991" to="5150,13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" strokeweight="1pt"/>
                      <v:group id="Group 106" o:spid="_x0000_s1094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">
                        <v:rect id="Rectangle 107" o:spid="_x0000_s1095" style="position:absolute;left:8541;top:15894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" filled="f" stroked="f">
                          <v:textbox inset="1pt,1pt,1pt,1pt">
                            <w:txbxContent>
                              <w:p w14:paraId="59CDA0FC" w14:textId="77777777" w:rsidR="00770DEE" w:rsidRDefault="00770DEE" w:rsidP="00770DEE">
                                <w:pPr>
                                  <w:pStyle w:val="a6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shape id="Text Box 108" o:spid="_x0000_s1096" type="#_x0000_t202" style="position:absolute;left:8721;top:14634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" filled="f" stroked="f">
                          <v:textbox>
                            <w:txbxContent>
                              <w:p w14:paraId="34562E7F" w14:textId="77777777" w:rsidR="00770DEE" w:rsidRPr="0004185C" w:rsidRDefault="00770DEE" w:rsidP="00770DEE">
                                <w:pPr>
                                  <w:pStyle w:val="a6"/>
                                  <w:jc w:val="center"/>
                                  <w:rPr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sz w:val="24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shape>
                        <v:group id="Group 109" o:spid="_x0000_s1097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">
                          <v:group id="Group 110" o:spid="_x0000_s1098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">
                            <v:rect id="Rectangle 111" o:spid="_x0000_s1099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" filled="f" stroked="f">
                              <v:textbox inset="1pt,1pt,1pt,1pt">
                                <w:txbxContent>
                                  <w:p w14:paraId="38AAFC11" w14:textId="77777777" w:rsidR="00770DEE" w:rsidRPr="007C2329" w:rsidRDefault="00770DEE" w:rsidP="00770DEE">
                                    <w:pPr>
                                      <w:pStyle w:val="a6"/>
                                      <w:rPr>
                                        <w:sz w:val="20"/>
                                      </w:rPr>
                                    </w:pPr>
                                    <w:r w:rsidRPr="007C2329">
                                      <w:rPr>
                                        <w:sz w:val="20"/>
                                        <w:lang w:val="ru-RU"/>
                                      </w:rPr>
                                      <w:t>Т</w:t>
                                    </w:r>
                                    <w:r w:rsidRPr="007C2329">
                                      <w:rPr>
                                        <w:sz w:val="20"/>
                                      </w:rPr>
                                      <w:t>. Контр.</w:t>
                                    </w:r>
                                  </w:p>
                                </w:txbxContent>
                              </v:textbox>
                            </v:rect>
                            <v:rect id="Rectangle 112" o:spid="_x0000_s110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" filled="f" stroked="f">
                              <v:textbox inset="1pt,1pt,1pt,1pt">
                                <w:txbxContent>
                                  <w:p w14:paraId="739FFCF4" w14:textId="77777777" w:rsidR="00770DEE" w:rsidRDefault="00770DEE" w:rsidP="00770DEE">
                                    <w:pPr>
                                      <w:pStyle w:val="a6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Group 113" o:spid="_x0000_s1101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">
                            <v:line id="Line 114" o:spid="_x0000_s1102" style="position:absolute;visibility:visible;mso-wrap-style:square" from="1157,15354" to="5121,15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" strokeweight="1pt"/>
                            <v:line id="Line 115" o:spid="_x0000_s1103" style="position:absolute;visibility:visible;mso-wrap-style:square" from="1160,15856" to="5121,15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" strokeweight="1pt"/>
                            <v:line id="Line 116" o:spid="_x0000_s1104" style="position:absolute;visibility:visible;mso-wrap-style:square" from="1161,16142" to="5146,16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" strokeweight="1pt"/>
                            <v:line id="Line 117" o:spid="_x0000_s1105" style="position:absolute;visibility:visible;mso-wrap-style:square" from="1165,15596" to="5150,15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" strokeweight="1pt"/>
                            <v:group id="Group 118" o:spid="_x0000_s1106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">
                              <v:group id="Group 119" o:spid="_x0000_s1107" style="position:absolute;left:1161;top:14830;width:2606;height:291" coordorigin=",-73" coordsize="21547,26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">
                                <v:rect id="Rectangle 120" o:spid="_x0000_s1108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41A4974D" w14:textId="77777777" w:rsidR="00770DEE" w:rsidRPr="007C2329" w:rsidRDefault="00770DEE" w:rsidP="00770DEE">
                                        <w:pPr>
                                          <w:pStyle w:val="a6"/>
                                          <w:rPr>
                                            <w:sz w:val="20"/>
                                          </w:rPr>
                                        </w:pP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 xml:space="preserve"> Разраб. Разраб.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1" o:spid="_x0000_s1109" style="position:absolute;left:9280;top:-73;width:12267;height:20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48F0DD6A" w14:textId="6E1EB42B" w:rsidR="00770DEE" w:rsidRPr="006D16E6" w:rsidRDefault="00770DEE" w:rsidP="00770DEE">
                                        <w:pPr>
                                          <w:pStyle w:val="a6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  <w:r w:rsidRPr="006D16E6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 xml:space="preserve">  </w:t>
                                        </w:r>
                                        <w:r w:rsidR="00445057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Тихомиров</w:t>
                                        </w:r>
                                        <w:r w:rsidR="00351CFA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 xml:space="preserve"> Е.</w:t>
                                        </w:r>
                                        <w:r w:rsidR="00445057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В</w:t>
                                        </w:r>
                                        <w:r w:rsidR="00351CFA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  <w:p w14:paraId="5B6B0B44" w14:textId="77777777" w:rsidR="00770DEE" w:rsidRPr="006D16E6" w:rsidRDefault="00770DEE" w:rsidP="00770DEE">
                                        <w:pPr>
                                          <w:pStyle w:val="a6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2" o:spid="_x0000_s1110" style="position:absolute;left:1161;top:15085;width:2606;height:291" coordorigin=",-74" coordsize="21547,2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">
                                <v:rect id="Rectangle 123" o:spid="_x0000_s1111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61F0221D" w14:textId="77777777" w:rsidR="00770DEE" w:rsidRPr="007C2329" w:rsidRDefault="00770DEE" w:rsidP="00770DEE">
                                        <w:pPr>
                                          <w:pStyle w:val="a6"/>
                                          <w:rPr>
                                            <w:sz w:val="20"/>
                                          </w:rPr>
                                        </w:pP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 xml:space="preserve"> Провер. Провер.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4" o:spid="_x0000_s1112" style="position:absolute;left:9280;top:-74;width:1226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0D1CF183" w14:textId="39E8C4D1" w:rsidR="00770DEE" w:rsidRPr="006D16E6" w:rsidRDefault="00770DEE" w:rsidP="00770DEE">
                                        <w:pPr>
                                          <w:pStyle w:val="a6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  <w:r w:rsidRPr="006D16E6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 xml:space="preserve">  </w:t>
                                        </w:r>
                                        <w:r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К</w:t>
                                        </w:r>
                                        <w:r w:rsidR="00351CFA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ривоше</w:t>
                                        </w:r>
                                        <w:r w:rsidR="004905FE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и</w:t>
                                        </w:r>
                                        <w:r w:rsidR="00351CFA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на А.В.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5" o:spid="_x0000_s1113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">
                                <v:rect id="Rectangle 126" o:spid="_x0000_s1114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" filled="f" stroked="f">
                                  <v:textbox inset="1pt,1pt,1pt,1pt">
                                    <w:txbxContent>
                                      <w:p w14:paraId="3C432A24" w14:textId="77777777" w:rsidR="00770DEE" w:rsidRDefault="00770DEE" w:rsidP="00770DEE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Реценз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7" o:spid="_x0000_s111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6078236C" w14:textId="77777777" w:rsidR="00770DEE" w:rsidRPr="00790741" w:rsidRDefault="00770DEE" w:rsidP="00770DEE"/>
                                    </w:txbxContent>
                                  </v:textbox>
                                </v:rect>
                              </v:group>
                              <v:group id="Group 128" o:spid="_x0000_s1116" style="position:absolute;left:1162;top:16135;width:250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">
                                <v:rect id="Rectangle 129" o:spid="_x0000_s1117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56522E91" w14:textId="77777777" w:rsidR="00770DEE" w:rsidRDefault="00770DEE" w:rsidP="00770DEE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Утверд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0" o:spid="_x0000_s111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5DFEF1CB" w14:textId="77777777" w:rsidR="00770DEE" w:rsidRPr="007C2329" w:rsidRDefault="00770DEE" w:rsidP="00770DEE">
                                        <w:pPr>
                                          <w:pStyle w:val="a6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1" o:spid="_x0000_s1119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">
                                <v:rect id="Rectangle 132" o:spid="_x0000_s1120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3EEE9F97" w14:textId="77777777" w:rsidR="00770DEE" w:rsidRDefault="00770DEE" w:rsidP="00770DEE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 xml:space="preserve"> Н.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Контр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3" o:spid="_x0000_s112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6EEABE18" w14:textId="77777777" w:rsidR="00770DEE" w:rsidRPr="007C2329" w:rsidRDefault="00770DEE" w:rsidP="00770DEE">
                                        <w:pPr>
                                          <w:pStyle w:val="a6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6" o:spid="_x0000_s1122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">
                                <v:line id="Line 137" o:spid="_x0000_s1123" style="position:absolute;visibility:visible;mso-wrap-style:square" from="1165,14829" to="5150,14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" strokeweight="2pt"/>
                                <v:group id="Group 138" o:spid="_x0000_s1124" style="position:absolute;left:1161;top:14534;width:3985;height:322" coordorigin="1157,14052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">
                                  <v:rect id="Rectangle 139" o:spid="_x0000_s1125" style="position:absolute;left:2241;top:14052;width:142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" filled="f" stroked="f">
                                    <v:textbox inset="1pt,1pt,1pt,1pt">
                                      <w:txbxContent>
                                        <w:p w14:paraId="0CC15C78" w14:textId="77777777" w:rsidR="00770DEE" w:rsidRPr="007C2329" w:rsidRDefault="00770DEE" w:rsidP="00770DE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7C2329">
                                            <w:rPr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 xml:space="preserve">№ 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</w:rPr>
                                            <w:t>док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у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</w:rPr>
                                            <w:t>м.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Rectangle 140" o:spid="_x0000_s1126" style="position:absolute;left:3669;top:14052;width:788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" filled="f" stroked="f">
                                    <v:textbox inset="1pt,1pt,1pt,1pt">
                                      <w:txbxContent>
                                        <w:p w14:paraId="6BC13526" w14:textId="77777777" w:rsidR="00770DEE" w:rsidRPr="003575CE" w:rsidRDefault="00770DEE" w:rsidP="00770DE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3575CE">
                                            <w:rPr>
                                              <w:sz w:val="20"/>
                                            </w:rPr>
                                            <w:t>Под</w:t>
                                          </w:r>
                                          <w:r>
                                            <w:rPr>
                                              <w:sz w:val="20"/>
                                            </w:rPr>
                                            <w:t>пись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Rectangle 141" o:spid="_x0000_s1127" style="position:absolute;left:4457;top:14052;width:541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" filled="f" stroked="f">
                                    <v:textbox inset="1pt,1pt,1pt,1pt">
                                      <w:txbxContent>
                                        <w:p w14:paraId="7ECCFFDA" w14:textId="77777777" w:rsidR="00770DEE" w:rsidRPr="003575CE" w:rsidRDefault="00770DEE" w:rsidP="00770DEE">
                                          <w:pPr>
                                            <w:pStyle w:val="a6"/>
                                            <w:rPr>
                                              <w:sz w:val="20"/>
                                            </w:rPr>
                                          </w:pPr>
                                          <w:r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Д</w:t>
                                          </w:r>
                                          <w:r w:rsidRPr="003575CE">
                                            <w:rPr>
                                              <w:sz w:val="20"/>
                                            </w:rPr>
                                            <w:t>ата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line id="Line 142" o:spid="_x0000_s1128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" strokeweight="2pt"/>
                                  <v:group id="Group 143" o:spid="_x0000_s1129" style="position:absolute;left:1161;top:14053;width:1055;height:290" coordorigin="1179,14296" coordsize="105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">
                                    <v:rect id="Rectangle 144" o:spid="_x0000_s1130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" filled="f" stroked="f">
                                      <v:textbox inset="1pt,1pt,1pt,1pt">
                                        <w:txbxContent>
                                          <w:p w14:paraId="6ACAEB1C" w14:textId="77777777" w:rsidR="00770DEE" w:rsidRPr="003575CE" w:rsidRDefault="00770DEE" w:rsidP="00770DEE">
                                            <w:pPr>
                                              <w:pStyle w:val="a6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 w:rsidRPr="003575CE">
                                              <w:rPr>
                                                <w:sz w:val="20"/>
                                              </w:rPr>
                                              <w:t>Изм.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45" o:spid="_x0000_s1131" style="position:absolute;left:1682;top:14296;width:55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" filled="f" stroked="f">
                                      <v:textbox inset="1pt,1pt,1pt,1pt">
                                        <w:txbxContent>
                                          <w:p w14:paraId="7864A68D" w14:textId="77777777" w:rsidR="00770DEE" w:rsidRPr="003575CE" w:rsidRDefault="00770DEE" w:rsidP="00770DEE">
                                            <w:pPr>
                                              <w:pStyle w:val="a6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 w:rsidRPr="003575CE">
                                              <w:rPr>
                                                <w:sz w:val="20"/>
                                              </w:rPr>
                                              <w:t>Лист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</v:group>
                                <v:group id="Group 146" o:spid="_x0000_s1132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">
                                  <v:line id="Line 147" o:spid="_x0000_s1133" style="position:absolute;visibility:visible;mso-wrap-style:square" from="1157,15084" to="5121,1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" strokeweight="1pt"/>
                                  <v:line id="Line 148" o:spid="_x0000_s1134" style="position:absolute;visibility:visible;mso-wrap-style:square" from="8559,15294" to="11581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" strokeweight="2pt"/>
                                  <v:group id="Group 149" o:spid="_x0000_s1135" style="position:absolute;left:5124;top:15587;width:6462;height:3" coordorigin="4986,15084" coordsize="62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">
                                    <v:line id="Line 150" o:spid="_x0000_s1136" style="position:absolute;visibility:visible;mso-wrap-style:square" from="8318,15085" to="11226,1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" strokeweight="2pt"/>
                                    <v:line id="Line 151" o:spid="_x0000_s1137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" strokeweight="2pt"/>
                                  </v:group>
                                  <v:group id="Group 152" o:spid="_x0000_s1138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">
                                    <v:line id="Line 153" o:spid="_x0000_s1139" style="position:absolute;visibility:visible;mso-wrap-style:square" from="8541,14274" to="8543,16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" strokeweight="2pt"/>
                                    <v:line id="Line 154" o:spid="_x0000_s1140" style="position:absolute;visibility:visible;mso-wrap-style:square" from="1725,13387" to="1725,14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" strokeweight="2pt"/>
                                    <v:line id="Line 155" o:spid="_x0000_s1141" style="position:absolute;visibility:visible;mso-wrap-style:square" from="2314,13424" to="2328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" strokeweight="2pt"/>
                                    <v:line id="Line 156" o:spid="_x0000_s1142" style="position:absolute;flip:y;visibility:visible;mso-wrap-style:square" from="4585,13419" to="4585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" strokeweight="2pt"/>
                                    <v:line id="Line 157" o:spid="_x0000_s1143" style="position:absolute;visibility:visible;mso-wrap-style:square" from="1165,13707" to="5150,13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" strokeweight="1pt"/>
                                    <v:line id="Line 158" o:spid="_x0000_s1144" style="position:absolute;flip:y;visibility:visible;mso-wrap-style:square" from="3722,13424" to="3722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" strokeweight="2pt"/>
                                    <v:line id="Line 159" o:spid="_x0000_s1145" style="position:absolute;flip:y;visibility:visible;mso-wrap-style:square" from="5146,13424" to="5146,16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" strokeweight="2pt"/>
                                    <v:line id="Line 160" o:spid="_x0000_s1146" style="position:absolute;visibility:visible;mso-wrap-style:square" from="5136,14274" to="11583,14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" strokeweight="2pt"/>
                                    <v:group id="Group 161" o:spid="_x0000_s1147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">
                                      <v:line id="Line 162" o:spid="_x0000_s1148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" strokeweight="2pt"/>
                                      <v:line id="Line 163" o:spid="_x0000_s1149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" strokeweight="2pt"/>
                                    </v:group>
                                    <v:group id="Group 164" o:spid="_x0000_s1150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">
                                      <v:rect id="Rectangle 165" o:spid="_x0000_s1151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36CC9C9E" w14:textId="77777777" w:rsidR="00770DEE" w:rsidRPr="003575CE" w:rsidRDefault="00770DEE" w:rsidP="00770DEE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Масса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6" o:spid="_x0000_s1152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" filled="f" stroked="f">
                                        <v:textbox inset="1pt,1pt,1pt,1pt">
                                          <w:txbxContent>
                                            <w:p w14:paraId="5E3D1110" w14:textId="77777777" w:rsidR="00770DEE" w:rsidRDefault="00770DEE" w:rsidP="00770DEE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</w:rPr>
                                                <w:t>Лит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7" o:spid="_x0000_s1153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" filled="f" stroked="f">
                                        <v:textbox inset="1pt,1pt,1pt,1pt">
                                          <w:txbxContent>
                                            <w:p w14:paraId="76C2663E" w14:textId="77777777" w:rsidR="00770DEE" w:rsidRPr="003575CE" w:rsidRDefault="00770DEE" w:rsidP="00770DEE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974661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Масштаб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68" o:spid="_x0000_s1154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">
                                      <v:rect id="Rectangle 169" o:spid="_x0000_s1155" style="position:absolute;left:8496;top:15296;width:110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1B08F91E" w14:textId="77777777" w:rsidR="00770DEE" w:rsidRPr="003575CE" w:rsidRDefault="00770DEE" w:rsidP="00770DEE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1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70" o:spid="_x0000_s1156" style="position:absolute;left:9853;top:15296;width:121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1E988032" w14:textId="77777777" w:rsidR="00770DEE" w:rsidRPr="003575CE" w:rsidRDefault="00770DEE" w:rsidP="00770DEE">
                                              <w:pPr>
                                                <w:pStyle w:val="a6"/>
                                                <w:jc w:val="left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Листов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4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71" o:spid="_x0000_s1157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">
                                      <v:group id="Group 172" o:spid="_x0000_s1158" style="position:absolute;left:276;top:7254;width:555;height:9162" coordorigin="276,7254" coordsize="555,9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">
                                        <v:shape id="Text Box 173" o:spid="_x0000_s1159" type="#_x0000_t202" style="position:absolute;left:276;top:15058;width:540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" stroked="f">
                                          <v:textbox style="layout-flow:vertical;mso-layout-flow-alt:bottom-to-top">
                                            <w:txbxContent>
                                              <w:p w14:paraId="1002EF77" w14:textId="77777777" w:rsidR="00770DEE" w:rsidRPr="00BE2BC1" w:rsidRDefault="00770DEE" w:rsidP="00770DEE">
                                                <w:pPr>
                                                  <w:pStyle w:val="a6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Инв.№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подл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4" o:spid="_x0000_s1160" type="#_x0000_t202" style="position:absolute;left:276;top:13133;width:540;height:1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" stroked="f">
                                          <v:textbox style="layout-flow:vertical;mso-layout-flow-alt:bottom-to-top">
                                            <w:txbxContent>
                                              <w:p w14:paraId="0BB71A5A" w14:textId="77777777" w:rsidR="00770DEE" w:rsidRPr="00BE2BC1" w:rsidRDefault="00770DEE" w:rsidP="00770DEE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Подп.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5" o:spid="_x0000_s1161" type="#_x0000_t202" style="position:absolute;left:276;top:11394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" stroked="f">
                                          <v:textbox style="layout-flow:vertical;mso-layout-flow-alt:bottom-to-top">
                                            <w:txbxContent>
                                              <w:p w14:paraId="1D5327AB" w14:textId="77777777" w:rsidR="00770DEE" w:rsidRPr="00BE2BC1" w:rsidRDefault="00770DEE" w:rsidP="00770DEE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Взам.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нв.№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6" o:spid="_x0000_s1162" type="#_x0000_t202" style="position:absolute;left:276;top:9234;width:540;height:1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" stroked="f">
                                          <v:textbox style="layout-flow:vertical;mso-layout-flow-alt:bottom-to-top">
                                            <w:txbxContent>
                                              <w:p w14:paraId="2D4B102D" w14:textId="77777777" w:rsidR="00770DEE" w:rsidRPr="00BE2BC1" w:rsidRDefault="00770DEE" w:rsidP="00770DEE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Инв.№дубл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7" o:spid="_x0000_s1163" type="#_x0000_t202" style="position:absolute;left:291;top:7254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" stroked="f">
                                          <v:textbox style="layout-flow:vertical;mso-layout-flow-alt:bottom-to-top">
                                            <w:txbxContent>
                                              <w:p w14:paraId="41824DA4" w14:textId="77777777" w:rsidR="00770DEE" w:rsidRPr="00BE2BC1" w:rsidRDefault="00770DEE" w:rsidP="00770DEE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Подп.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</v:group>
                                      <v:group id="Group 178" o:spid="_x0000_s1164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">
                                        <v:line id="Line 179" o:spid="_x0000_s1165" style="position:absolute;visibility:visible;mso-wrap-style:square" from="1165,13407" to="11605,13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" strokeweight="2pt"/>
                                        <v:group id="Group 180" o:spid="_x0000_s1166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">
                                          <v:group id="Group 181" o:spid="_x0000_s1167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">
                                            <v:rect id="Rectangle 182" o:spid="_x0000_s1168" style="position:absolute;left:1166;top:400;width:10440;height:16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" filled="f" strokeweight="2pt"/>
                                            <v:group id="Group 183" o:spid="_x0000_s1169" style="position:absolute;left:426;top:7161;width:735;height:9273" coordorigin="426,7161" coordsize="735,8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">
                                              <v:line id="Line 184" o:spid="_x0000_s1170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" strokeweight="2pt"/>
                                              <v:line id="Line 185" o:spid="_x0000_s1171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" strokeweight="2pt"/>
                                              <v:line id="Line 186" o:spid="_x0000_s1172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" strokeweight="2pt"/>
                                              <v:line id="Line 187" o:spid="_x0000_s1173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" strokeweight="2pt"/>
                                              <v:line id="Line 188" o:spid="_x0000_s1174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" strokeweight="2pt"/>
                                              <v:line id="Line 189" o:spid="_x0000_s1175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" strokeweight="2pt"/>
                                              <v:line id="Line 190" o:spid="_x0000_s1176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" strokeweight="2pt"/>
                                              <v:line id="Line 191" o:spid="_x0000_s1177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" strokeweight="2pt"/>
                                            </v:group>
                                          </v:group>
                                          <v:line id="Line 192" o:spid="_x0000_s1178" style="position:absolute;visibility:visible;mso-wrap-style:square" from="1161,1134" to="5073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" strokeweight="2pt"/>
                                          <v:line id="Line 193" o:spid="_x0000_s1179" style="position:absolute;flip:y;visibility:visible;mso-wrap-style:square" from="5061,414" to="506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" strokeweight="2pt"/>
                                        </v:group>
                                      </v:group>
                                    </v:group>
                                  </v:group>
                                  <v:shape id="Text Box 194" o:spid="_x0000_s1180" type="#_x0000_t202" style="position:absolute;left:5841;top:13476;width:5220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" filled="f" stroked="f">
                                    <v:textbox>
                                      <w:txbxContent>
                                        <w:p w14:paraId="19251E67" w14:textId="06A041D1" w:rsidR="00770DEE" w:rsidRPr="007D7262" w:rsidRDefault="00770DEE" w:rsidP="00770DE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КП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Т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</w:t>
                                          </w:r>
                                          <w:r>
                                            <w:rPr>
                                              <w:rFonts w:ascii="Times New Roman" w:hAnsi="Times New Roman"/>
                                              <w:caps/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19</w:t>
                                          </w:r>
                                          <w:r w:rsidR="001D0258">
                                            <w:rPr>
                                              <w:rFonts w:ascii="Times New Roman" w:hAnsi="Times New Roman"/>
                                              <w:caps/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7</w:t>
                                          </w:r>
                                          <w:r>
                                            <w:rPr>
                                              <w:rFonts w:ascii="Times New Roman" w:hAnsi="Times New Roman"/>
                                              <w:caps/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0</w:t>
                                          </w:r>
                                          <w:r w:rsidR="001D0258">
                                            <w:rPr>
                                              <w:rFonts w:ascii="Times New Roman" w:hAnsi="Times New Roman"/>
                                              <w:caps/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20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.401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ГЧ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Т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.ХХХХХХ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.401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ГЧ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14:paraId="0E5B5545" w14:textId="7BDAC4D7" w:rsidR="00770DEE" w:rsidRPr="000A46C4" w:rsidRDefault="00770DEE" w:rsidP="00770DEE"/>
    <w:p w14:paraId="60E2EC97" w14:textId="31D6EF88" w:rsidR="00770DEE" w:rsidRDefault="007E35FF" w:rsidP="00770DE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39296" behindDoc="0" locked="0" layoutInCell="1" allowOverlap="1" wp14:anchorId="2D59E80D" wp14:editId="569930A3">
                <wp:simplePos x="0" y="0"/>
                <wp:positionH relativeFrom="column">
                  <wp:posOffset>2072717</wp:posOffset>
                </wp:positionH>
                <wp:positionV relativeFrom="paragraph">
                  <wp:posOffset>7942910</wp:posOffset>
                </wp:positionV>
                <wp:extent cx="2304288" cy="811987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4288" cy="81198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E10FF8" w14:textId="2BA20240" w:rsidR="007E35FF" w:rsidRPr="00DB027D" w:rsidRDefault="007E35FF" w:rsidP="007E35FF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 w:rsidRPr="00DB027D">
                              <w:rPr>
                                <w:rFonts w:ascii="ISOCPEUR" w:hAnsi="ISOCPEUR"/>
                                <w:i/>
                              </w:rPr>
                              <w:t>Разработка</w:t>
                            </w:r>
                            <w:r>
                              <w:rPr>
                                <w:rFonts w:ascii="ISOCPEUR" w:hAnsi="ISOCPEUR"/>
                                <w:i/>
                              </w:rPr>
                              <w:t xml:space="preserve"> </w:t>
                            </w:r>
                            <w:r w:rsidRPr="00DB027D">
                              <w:rPr>
                                <w:rFonts w:ascii="ISOCPEUR" w:hAnsi="ISOCPEUR"/>
                                <w:i/>
                              </w:rPr>
                              <w:t xml:space="preserve">автоматизированного рабочего места </w:t>
                            </w:r>
                            <w:r>
                              <w:rPr>
                                <w:rFonts w:ascii="ISOCPEUR" w:hAnsi="ISOCPEUR"/>
                                <w:i/>
                              </w:rPr>
                              <w:t xml:space="preserve">сотрудника </w:t>
                            </w:r>
                            <w:r w:rsidR="005C50BC">
                              <w:rPr>
                                <w:rFonts w:ascii="ISOCPEUR" w:hAnsi="ISOCPEUR"/>
                                <w:i/>
                              </w:rPr>
                              <w:t>онлайн-ресторана</w:t>
                            </w:r>
                          </w:p>
                          <w:p w14:paraId="1F9A4C72" w14:textId="395C0B74" w:rsidR="00C24C50" w:rsidRPr="007E35FF" w:rsidRDefault="00C24C50" w:rsidP="007E35FF">
                            <w:pPr>
                              <w:rPr>
                                <w:del w:id="151" w:author="Женя Клименко" w:date="2024-06-24T21:34:00Z" w16du:dateUtc="2024-06-24T18:34:00Z"/>
                                <w:rFonts w:ascii="ISOCPEUR" w:hAnsi="ISOCPEUR"/>
                                <w:i/>
                              </w:rPr>
                            </w:pPr>
                          </w:p>
                          <w:p w14:paraId="2CB91E98" w14:textId="2C70BE19" w:rsidR="00770DEE" w:rsidRPr="007E35FF" w:rsidRDefault="00770DEE" w:rsidP="00770DEE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9E80D" id="_x0000_s1181" type="#_x0000_t202" style="position:absolute;margin-left:163.2pt;margin-top:625.45pt;width:181.45pt;height:63.95pt;z-index:251639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" filled="f" stroked="f">
                <v:textbox>
                  <w:txbxContent>
                    <w:p w14:paraId="7FE10FF8" w14:textId="2BA20240" w:rsidR="007E35FF" w:rsidRPr="00DB027D" w:rsidRDefault="007E35FF" w:rsidP="007E35FF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 w:rsidRPr="00DB027D">
                        <w:rPr>
                          <w:rFonts w:ascii="ISOCPEUR" w:hAnsi="ISOCPEUR"/>
                          <w:i/>
                        </w:rPr>
                        <w:t>Разработка</w:t>
                      </w:r>
                      <w:r>
                        <w:rPr>
                          <w:rFonts w:ascii="ISOCPEUR" w:hAnsi="ISOCPEUR"/>
                          <w:i/>
                        </w:rPr>
                        <w:t xml:space="preserve"> </w:t>
                      </w:r>
                      <w:r w:rsidRPr="00DB027D">
                        <w:rPr>
                          <w:rFonts w:ascii="ISOCPEUR" w:hAnsi="ISOCPEUR"/>
                          <w:i/>
                        </w:rPr>
                        <w:t xml:space="preserve">автоматизированного рабочего места </w:t>
                      </w:r>
                      <w:r>
                        <w:rPr>
                          <w:rFonts w:ascii="ISOCPEUR" w:hAnsi="ISOCPEUR"/>
                          <w:i/>
                        </w:rPr>
                        <w:t xml:space="preserve">сотрудника </w:t>
                      </w:r>
                      <w:r w:rsidR="005C50BC">
                        <w:rPr>
                          <w:rFonts w:ascii="ISOCPEUR" w:hAnsi="ISOCPEUR"/>
                          <w:i/>
                        </w:rPr>
                        <w:t>онлайн-ресторана</w:t>
                      </w:r>
                    </w:p>
                    <w:p w14:paraId="1F9A4C72" w14:textId="395C0B74" w:rsidR="00C24C50" w:rsidRPr="007E35FF" w:rsidRDefault="00C24C50" w:rsidP="007E35FF">
                      <w:pPr>
                        <w:rPr>
                          <w:del w:id="152" w:author="Женя Клименко" w:date="2024-06-24T21:34:00Z" w16du:dateUtc="2024-06-24T18:34:00Z"/>
                          <w:rFonts w:ascii="ISOCPEUR" w:hAnsi="ISOCPEUR"/>
                          <w:i/>
                        </w:rPr>
                      </w:pPr>
                    </w:p>
                    <w:p w14:paraId="2CB91E98" w14:textId="2C70BE19" w:rsidR="00770DEE" w:rsidRPr="007E35FF" w:rsidRDefault="00770DEE" w:rsidP="00770DEE">
                      <w:pPr>
                        <w:jc w:val="center"/>
                        <w:rPr>
                          <w:rFonts w:ascii="ISOCPEUR" w:hAnsi="ISOCPEUR"/>
                          <w:i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70DEE" w:rsidRPr="00E7677A">
        <w:rPr>
          <w:noProof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4896" behindDoc="0" locked="0" layoutInCell="1" allowOverlap="1" wp14:anchorId="480B587A" wp14:editId="77029E92">
                <wp:simplePos x="0" y="0"/>
                <wp:positionH relativeFrom="column">
                  <wp:posOffset>2031351</wp:posOffset>
                </wp:positionH>
                <wp:positionV relativeFrom="paragraph">
                  <wp:posOffset>8866650</wp:posOffset>
                </wp:positionV>
                <wp:extent cx="2360930" cy="1404620"/>
                <wp:effectExtent l="0" t="0" r="0" b="1270"/>
                <wp:wrapNone/>
                <wp:docPr id="137990289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8FE16D" w14:textId="77777777" w:rsidR="00770DEE" w:rsidRPr="00DB027D" w:rsidRDefault="00770DEE" w:rsidP="00770DEE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 w:rsidRPr="00DB027D">
                              <w:rPr>
                                <w:rFonts w:ascii="ISOCPEUR" w:hAnsi="ISOCPEUR"/>
                                <w:i/>
                              </w:rPr>
                              <w:t>Диаграмма вариантов использования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0B587A" id="_x0000_s1182" type="#_x0000_t202" style="position:absolute;margin-left:159.95pt;margin-top:698.15pt;width:185.9pt;height:110.6pt;z-index:2516648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" filled="f" stroked="f">
                <v:textbox style="mso-fit-shape-to-text:t">
                  <w:txbxContent>
                    <w:p w14:paraId="298FE16D" w14:textId="77777777" w:rsidR="00770DEE" w:rsidRPr="00DB027D" w:rsidRDefault="00770DEE" w:rsidP="00770DEE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 w:rsidRPr="00DB027D">
                        <w:rPr>
                          <w:rFonts w:ascii="ISOCPEUR" w:hAnsi="ISOCPEUR"/>
                          <w:i/>
                        </w:rPr>
                        <w:t>Диаграмма вариантов использования</w:t>
                      </w:r>
                    </w:p>
                  </w:txbxContent>
                </v:textbox>
              </v:shape>
            </w:pict>
          </mc:Fallback>
        </mc:AlternateContent>
      </w:r>
      <w:r w:rsidR="00C24C50"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6D544DC5" wp14:editId="3CF99528">
                <wp:simplePos x="0" y="0"/>
                <wp:positionH relativeFrom="column">
                  <wp:posOffset>380530</wp:posOffset>
                </wp:positionH>
                <wp:positionV relativeFrom="paragraph">
                  <wp:posOffset>1036031</wp:posOffset>
                </wp:positionV>
                <wp:extent cx="5237018" cy="4405746"/>
                <wp:effectExtent l="0" t="0" r="20955" b="13970"/>
                <wp:wrapNone/>
                <wp:docPr id="1213393438" name="Text Box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7018" cy="44057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2E2DBC" w14:textId="7ECD98FF" w:rsidR="00C24C50" w:rsidRDefault="0025112F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6E49B42F" wp14:editId="2379480B">
                                  <wp:extent cx="5044440" cy="4351020"/>
                                  <wp:effectExtent l="0" t="0" r="3810" b="0"/>
                                  <wp:docPr id="879333602" name="Рисунок 3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44440" cy="43510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544DC5" id="Text Box 338" o:spid="_x0000_s1183" type="#_x0000_t202" style="position:absolute;margin-left:29.95pt;margin-top:81.6pt;width:412.35pt;height:346.9pt;z-index:251658265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" fillcolor="white [3201]" strokeweight=".5pt">
                <v:textbox style="mso-fit-shape-to-text:t">
                  <w:txbxContent>
                    <w:p w14:paraId="4C2E2DBC" w14:textId="7ECD98FF" w:rsidR="00C24C50" w:rsidRDefault="0025112F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6E49B42F" wp14:editId="2379480B">
                            <wp:extent cx="5044440" cy="4351020"/>
                            <wp:effectExtent l="0" t="0" r="3810" b="0"/>
                            <wp:docPr id="879333602" name="Рисунок 3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44440" cy="43510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70DEE" w:rsidRPr="00E7677A">
        <w:rPr>
          <w:noProof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480B587A" wp14:editId="3BE4C1C0">
                <wp:simplePos x="0" y="0"/>
                <wp:positionH relativeFrom="column">
                  <wp:posOffset>2031351</wp:posOffset>
                </wp:positionH>
                <wp:positionV relativeFrom="paragraph">
                  <wp:posOffset>8866650</wp:posOffset>
                </wp:positionV>
                <wp:extent cx="2360930" cy="1404620"/>
                <wp:effectExtent l="0" t="0" r="0" b="1270"/>
                <wp:wrapNone/>
                <wp:docPr id="10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E4609D" w14:textId="77777777" w:rsidR="00770DEE" w:rsidRPr="00DB027D" w:rsidRDefault="00770DEE" w:rsidP="00770DEE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 w:rsidRPr="00DB027D">
                              <w:rPr>
                                <w:rFonts w:ascii="ISOCPEUR" w:hAnsi="ISOCPEUR"/>
                                <w:i/>
                              </w:rPr>
                              <w:t>Диаграмма вариантов использования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0B587A" id="_x0000_s1184" type="#_x0000_t202" style="position:absolute;margin-left:159.95pt;margin-top:698.15pt;width:185.9pt;height:110.6pt;z-index:251658243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" filled="f" stroked="f">
                <v:textbox style="mso-fit-shape-to-text:t">
                  <w:txbxContent>
                    <w:p w14:paraId="29E4609D" w14:textId="77777777" w:rsidR="00770DEE" w:rsidRPr="00DB027D" w:rsidRDefault="00770DEE" w:rsidP="00770DEE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 w:rsidRPr="00DB027D">
                        <w:rPr>
                          <w:rFonts w:ascii="ISOCPEUR" w:hAnsi="ISOCPEUR"/>
                          <w:i/>
                        </w:rPr>
                        <w:t>Диаграмма вариантов использования</w:t>
                      </w:r>
                    </w:p>
                  </w:txbxContent>
                </v:textbox>
              </v:shape>
            </w:pict>
          </mc:Fallback>
        </mc:AlternateContent>
      </w:r>
      <w:r w:rsidR="00770DEE">
        <w:rPr>
          <w:rFonts w:ascii="Times New Roman" w:hAnsi="Times New Roman" w:cs="Times New Roman"/>
          <w:sz w:val="28"/>
          <w:szCs w:val="28"/>
        </w:rPr>
        <w:br w:type="page"/>
      </w:r>
    </w:p>
    <w:p w14:paraId="7C9B435B" w14:textId="77777777" w:rsidR="00770DEE" w:rsidRPr="00376FC9" w:rsidRDefault="00770DEE" w:rsidP="00770DEE">
      <w:pPr>
        <w:rPr>
          <w:rFonts w:ascii="Times New Roman" w:hAnsi="Times New Roman" w:cs="Times New Roman"/>
          <w:sz w:val="28"/>
          <w:szCs w:val="28"/>
        </w:rPr>
        <w:sectPr w:rsidR="00770DEE" w:rsidRPr="00376FC9" w:rsidSect="00770DEE">
          <w:pgSz w:w="11906" w:h="16838" w:code="9"/>
          <w:pgMar w:top="1134" w:right="851" w:bottom="1134" w:left="1701" w:header="709" w:footer="709" w:gutter="0"/>
          <w:pgNumType w:start="3"/>
          <w:cols w:space="708"/>
          <w:titlePg/>
          <w:docGrid w:linePitch="360"/>
        </w:sectPr>
      </w:pPr>
    </w:p>
    <w:p w14:paraId="6B73E67A" w14:textId="75D3CB8C" w:rsidR="00770DEE" w:rsidRPr="00366612" w:rsidRDefault="00452EF4" w:rsidP="00770DE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934A681" wp14:editId="2E5A4C70">
                <wp:simplePos x="0" y="0"/>
                <wp:positionH relativeFrom="column">
                  <wp:posOffset>-248862</wp:posOffset>
                </wp:positionH>
                <wp:positionV relativeFrom="paragraph">
                  <wp:posOffset>1631224</wp:posOffset>
                </wp:positionV>
                <wp:extent cx="6246421" cy="4952011"/>
                <wp:effectExtent l="0" t="0" r="21590" b="20320"/>
                <wp:wrapNone/>
                <wp:docPr id="1821854404" name="Text Box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6421" cy="49520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806CC5" w14:textId="2C9849CD" w:rsidR="00452EF4" w:rsidRDefault="0025112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31B58E" wp14:editId="6954161C">
                                  <wp:extent cx="5867400" cy="3474720"/>
                                  <wp:effectExtent l="0" t="0" r="0" b="0"/>
                                  <wp:docPr id="265715812" name="Рисунок 342" descr="Изображение выглядит как текст, снимок экрана, Шрифт, диаграмма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5715812" name="Рисунок 342" descr="Изображение выглядит как текст, снимок экрана, Шрифт, диаграмма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67400" cy="3474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34A681" id="Text Box 339" o:spid="_x0000_s1185" type="#_x0000_t202" style="position:absolute;margin-left:-19.6pt;margin-top:128.45pt;width:491.85pt;height:389.9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" fillcolor="white [3201]" strokeweight=".5pt">
                <v:textbox>
                  <w:txbxContent>
                    <w:p w14:paraId="60806CC5" w14:textId="2C9849CD" w:rsidR="00452EF4" w:rsidRDefault="0025112F">
                      <w:r>
                        <w:rPr>
                          <w:noProof/>
                        </w:rPr>
                        <w:drawing>
                          <wp:inline distT="0" distB="0" distL="0" distR="0" wp14:anchorId="1331B58E" wp14:editId="6954161C">
                            <wp:extent cx="5867400" cy="3474720"/>
                            <wp:effectExtent l="0" t="0" r="0" b="0"/>
                            <wp:docPr id="265715812" name="Рисунок 342" descr="Изображение выглядит как текст, снимок экрана, Шрифт, диаграмма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5715812" name="Рисунок 342" descr="Изображение выглядит как текст, снимок экрана, Шрифт, диаграмма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67400" cy="3474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24C50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43392" behindDoc="0" locked="0" layoutInCell="1" allowOverlap="1" wp14:anchorId="67A78441" wp14:editId="50FDAD8E">
                <wp:simplePos x="0" y="0"/>
                <wp:positionH relativeFrom="column">
                  <wp:posOffset>2077735</wp:posOffset>
                </wp:positionH>
                <wp:positionV relativeFrom="paragraph">
                  <wp:posOffset>8445175</wp:posOffset>
                </wp:positionV>
                <wp:extent cx="2317897" cy="793115"/>
                <wp:effectExtent l="0" t="0" r="0" b="0"/>
                <wp:wrapNone/>
                <wp:docPr id="2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7897" cy="7931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55265A" w14:textId="12B061BE" w:rsidR="00C24C50" w:rsidRPr="00DB027D" w:rsidRDefault="00C24C50" w:rsidP="00C24C50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 w:rsidRPr="00DB027D">
                              <w:rPr>
                                <w:rFonts w:ascii="ISOCPEUR" w:hAnsi="ISOCPEUR"/>
                                <w:i/>
                              </w:rPr>
                              <w:t>Разработка</w:t>
                            </w:r>
                            <w:r>
                              <w:rPr>
                                <w:rFonts w:ascii="ISOCPEUR" w:hAnsi="ISOCPEUR"/>
                                <w:i/>
                              </w:rPr>
                              <w:t xml:space="preserve"> </w:t>
                            </w:r>
                            <w:r w:rsidRPr="00DB027D">
                              <w:rPr>
                                <w:rFonts w:ascii="ISOCPEUR" w:hAnsi="ISOCPEUR"/>
                                <w:i/>
                              </w:rPr>
                              <w:t xml:space="preserve">автоматизированного рабочего места </w:t>
                            </w:r>
                            <w:r>
                              <w:rPr>
                                <w:rFonts w:ascii="ISOCPEUR" w:hAnsi="ISOCPEUR"/>
                                <w:i/>
                              </w:rPr>
                              <w:t xml:space="preserve">сотрудника </w:t>
                            </w:r>
                            <w:r w:rsidR="005C50BC">
                              <w:rPr>
                                <w:rFonts w:ascii="ISOCPEUR" w:hAnsi="ISOCPEUR"/>
                                <w:i/>
                              </w:rPr>
                              <w:t>онлайн-ресторана</w:t>
                            </w:r>
                          </w:p>
                          <w:p w14:paraId="395B33C3" w14:textId="77777777" w:rsidR="00770DEE" w:rsidRPr="00DB027D" w:rsidRDefault="00770DEE" w:rsidP="00770DEE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78441" id="_x0000_s1186" type="#_x0000_t202" style="position:absolute;margin-left:163.6pt;margin-top:664.95pt;width:182.5pt;height:62.45pt;z-index:251643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" filled="f" stroked="f">
                <v:textbox>
                  <w:txbxContent>
                    <w:p w14:paraId="2255265A" w14:textId="12B061BE" w:rsidR="00C24C50" w:rsidRPr="00DB027D" w:rsidRDefault="00C24C50" w:rsidP="00C24C50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 w:rsidRPr="00DB027D">
                        <w:rPr>
                          <w:rFonts w:ascii="ISOCPEUR" w:hAnsi="ISOCPEUR"/>
                          <w:i/>
                        </w:rPr>
                        <w:t>Разработка</w:t>
                      </w:r>
                      <w:r>
                        <w:rPr>
                          <w:rFonts w:ascii="ISOCPEUR" w:hAnsi="ISOCPEUR"/>
                          <w:i/>
                        </w:rPr>
                        <w:t xml:space="preserve"> </w:t>
                      </w:r>
                      <w:r w:rsidRPr="00DB027D">
                        <w:rPr>
                          <w:rFonts w:ascii="ISOCPEUR" w:hAnsi="ISOCPEUR"/>
                          <w:i/>
                        </w:rPr>
                        <w:t xml:space="preserve">автоматизированного рабочего места </w:t>
                      </w:r>
                      <w:r>
                        <w:rPr>
                          <w:rFonts w:ascii="ISOCPEUR" w:hAnsi="ISOCPEUR"/>
                          <w:i/>
                        </w:rPr>
                        <w:t xml:space="preserve">сотрудника </w:t>
                      </w:r>
                      <w:r w:rsidR="005C50BC">
                        <w:rPr>
                          <w:rFonts w:ascii="ISOCPEUR" w:hAnsi="ISOCPEUR"/>
                          <w:i/>
                        </w:rPr>
                        <w:t>онлайн-ресторана</w:t>
                      </w:r>
                    </w:p>
                    <w:p w14:paraId="395B33C3" w14:textId="77777777" w:rsidR="00770DEE" w:rsidRPr="00DB027D" w:rsidRDefault="00770DEE" w:rsidP="00770DEE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70DEE" w:rsidRPr="002B23FB">
        <w:rPr>
          <w:noProof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3325C6F4" wp14:editId="4B4E5A94">
                <wp:simplePos x="0" y="0"/>
                <wp:positionH relativeFrom="margin">
                  <wp:posOffset>-503499</wp:posOffset>
                </wp:positionH>
                <wp:positionV relativeFrom="page">
                  <wp:posOffset>395607</wp:posOffset>
                </wp:positionV>
                <wp:extent cx="2621666" cy="375449"/>
                <wp:effectExtent l="0" t="0" r="26670" b="24765"/>
                <wp:wrapNone/>
                <wp:docPr id="1306575080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>
                          <a:off x="0" y="0"/>
                          <a:ext cx="2621666" cy="37544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1DC1E2" w14:textId="4C4108E6" w:rsidR="00770DEE" w:rsidRPr="005B18E5" w:rsidRDefault="00770DEE" w:rsidP="00770DEE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caps/>
                                <w:sz w:val="44"/>
                                <w:szCs w:val="44"/>
                              </w:rPr>
                            </w:pPr>
                            <w:r w:rsidRPr="005B18E5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КП Т.19</w:t>
                            </w:r>
                            <w:r w:rsidR="00CD6B5F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7020</w:t>
                            </w:r>
                            <w:r w:rsidRPr="005B18E5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.401 ГЧ</w:t>
                            </w:r>
                          </w:p>
                          <w:p w14:paraId="58A3E294" w14:textId="77777777" w:rsidR="00770DEE" w:rsidRPr="005B18E5" w:rsidRDefault="00770DEE" w:rsidP="00770DEE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5C6F4" id="_x0000_s1187" type="#_x0000_t202" style="position:absolute;margin-left:-39.65pt;margin-top:31.15pt;width:206.45pt;height:29.55pt;rotation:180;flip:x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" filled="f" strokecolor="white [3212]">
                <v:textbox>
                  <w:txbxContent>
                    <w:p w14:paraId="681DC1E2" w14:textId="4C4108E6" w:rsidR="00770DEE" w:rsidRPr="005B18E5" w:rsidRDefault="00770DEE" w:rsidP="00770DEE">
                      <w:pPr>
                        <w:jc w:val="center"/>
                        <w:rPr>
                          <w:rFonts w:ascii="ISOCPEUR" w:hAnsi="ISOCPEUR"/>
                          <w:i/>
                          <w:caps/>
                          <w:sz w:val="44"/>
                          <w:szCs w:val="44"/>
                        </w:rPr>
                      </w:pPr>
                      <w:r w:rsidRPr="005B18E5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КП Т.19</w:t>
                      </w:r>
                      <w:r w:rsidR="00CD6B5F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7020</w:t>
                      </w:r>
                      <w:r w:rsidRPr="005B18E5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.401 ГЧ</w:t>
                      </w:r>
                    </w:p>
                    <w:p w14:paraId="58A3E294" w14:textId="77777777" w:rsidR="00770DEE" w:rsidRPr="005B18E5" w:rsidRDefault="00770DEE" w:rsidP="00770DEE">
                      <w:pPr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770DEE">
        <w:rPr>
          <w:rFonts w:ascii="Times New Roman" w:hAnsi="Times New Roman" w:cs="Times New Roman"/>
          <w:sz w:val="28"/>
          <w:szCs w:val="28"/>
        </w:rPr>
        <w:br w:type="page"/>
      </w:r>
      <w:r w:rsidR="00770DEE" w:rsidRPr="00E7677A">
        <w:rPr>
          <w:noProof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45440" behindDoc="0" locked="0" layoutInCell="1" allowOverlap="1" wp14:anchorId="118ED3AF" wp14:editId="338C8405">
                <wp:simplePos x="0" y="0"/>
                <wp:positionH relativeFrom="column">
                  <wp:posOffset>2479871</wp:posOffset>
                </wp:positionH>
                <wp:positionV relativeFrom="paragraph">
                  <wp:posOffset>9392268</wp:posOffset>
                </wp:positionV>
                <wp:extent cx="2360930" cy="1404620"/>
                <wp:effectExtent l="0" t="0" r="0" b="1270"/>
                <wp:wrapNone/>
                <wp:docPr id="20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8AF332" w14:textId="77777777" w:rsidR="00770DEE" w:rsidRPr="00721D5D" w:rsidRDefault="00770DEE" w:rsidP="00770DEE">
                            <w:pPr>
                              <w:rPr>
                                <w:rFonts w:ascii="ISOCPEUR" w:hAnsi="ISOCPEUR"/>
                                <w:i/>
                              </w:rPr>
                            </w:pPr>
                            <w:r w:rsidRPr="00DB027D">
                              <w:rPr>
                                <w:rFonts w:ascii="ISOCPEUR" w:hAnsi="ISOCPEUR"/>
                                <w:i/>
                              </w:rPr>
                              <w:t xml:space="preserve">Диаграмма </w:t>
                            </w:r>
                            <w:r>
                              <w:rPr>
                                <w:rFonts w:ascii="ISOCPEUR" w:hAnsi="ISOCPEUR"/>
                                <w:i/>
                              </w:rPr>
                              <w:t>классов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8ED3AF" id="_x0000_s1188" type="#_x0000_t202" style="position:absolute;margin-left:195.25pt;margin-top:739.55pt;width:185.9pt;height:110.6pt;z-index:2516454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" filled="f" stroked="f">
                <v:textbox style="mso-fit-shape-to-text:t">
                  <w:txbxContent>
                    <w:p w14:paraId="5D8AF332" w14:textId="77777777" w:rsidR="00770DEE" w:rsidRPr="00721D5D" w:rsidRDefault="00770DEE" w:rsidP="00770DEE">
                      <w:pPr>
                        <w:rPr>
                          <w:rFonts w:ascii="ISOCPEUR" w:hAnsi="ISOCPEUR"/>
                          <w:i/>
                        </w:rPr>
                      </w:pPr>
                      <w:r w:rsidRPr="00DB027D">
                        <w:rPr>
                          <w:rFonts w:ascii="ISOCPEUR" w:hAnsi="ISOCPEUR"/>
                          <w:i/>
                        </w:rPr>
                        <w:t xml:space="preserve">Диаграмма </w:t>
                      </w:r>
                      <w:r>
                        <w:rPr>
                          <w:rFonts w:ascii="ISOCPEUR" w:hAnsi="ISOCPEUR"/>
                          <w:i/>
                        </w:rPr>
                        <w:t>классов</w:t>
                      </w:r>
                    </w:p>
                  </w:txbxContent>
                </v:textbox>
              </v:shape>
            </w:pict>
          </mc:Fallback>
        </mc:AlternateContent>
      </w:r>
      <w:r w:rsidR="00770DEE" w:rsidRPr="002B23FB">
        <w:rPr>
          <w:noProof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4" behindDoc="1" locked="0" layoutInCell="1" allowOverlap="1" wp14:anchorId="5AE24E57" wp14:editId="36E4541F">
                <wp:simplePos x="0" y="0"/>
                <wp:positionH relativeFrom="page">
                  <wp:posOffset>-32385</wp:posOffset>
                </wp:positionH>
                <wp:positionV relativeFrom="page">
                  <wp:posOffset>306070</wp:posOffset>
                </wp:positionV>
                <wp:extent cx="7448400" cy="10242000"/>
                <wp:effectExtent l="0" t="0" r="38735" b="26035"/>
                <wp:wrapNone/>
                <wp:docPr id="212" name="Группа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48400" cy="10242000"/>
                          <a:chOff x="276" y="400"/>
                          <a:chExt cx="11330" cy="16039"/>
                        </a:xfrm>
                      </wpg:grpSpPr>
                      <wps:wsp>
                        <wps:cNvPr id="213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9650" y="15284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g:grpSp>
                        <wpg:cNvPr id="214" name="Group 97"/>
                        <wpg:cNvGrpSpPr>
                          <a:grpSpLocks/>
                        </wpg:cNvGrpSpPr>
                        <wpg:grpSpPr bwMode="auto">
                          <a:xfrm>
                            <a:off x="276" y="400"/>
                            <a:ext cx="11330" cy="16039"/>
                            <a:chOff x="276" y="400"/>
                            <a:chExt cx="11330" cy="16039"/>
                          </a:xfrm>
                        </wpg:grpSpPr>
                        <wps:wsp>
                          <wps:cNvPr id="215" name="Line 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3" y="14559"/>
                              <a:ext cx="304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g:grpSp>
                          <wpg:cNvPr id="216" name="Group 99"/>
                          <wpg:cNvGrpSpPr>
                            <a:grpSpLocks/>
                          </wpg:cNvGrpSpPr>
                          <wpg:grpSpPr bwMode="auto">
                            <a:xfrm>
                              <a:off x="276" y="400"/>
                              <a:ext cx="11330" cy="16039"/>
                              <a:chOff x="276" y="400"/>
                              <a:chExt cx="11330" cy="16039"/>
                            </a:xfrm>
                          </wpg:grpSpPr>
                          <wpg:grpSp>
                            <wpg:cNvPr id="218" name="Group 100"/>
                            <wpg:cNvGrpSpPr>
                              <a:grpSpLocks/>
                            </wpg:cNvGrpSpPr>
                            <wpg:grpSpPr bwMode="auto">
                              <a:xfrm>
                                <a:off x="8817" y="14574"/>
                                <a:ext cx="296" cy="709"/>
                                <a:chOff x="8817" y="14028"/>
                                <a:chExt cx="296" cy="709"/>
                              </a:xfrm>
                            </wpg:grpSpPr>
                            <wps:wsp>
                              <wps:cNvPr id="219" name="Line 1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817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220" name="Lin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110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221" name="Group 10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76" y="400"/>
                                <a:ext cx="11330" cy="16039"/>
                                <a:chOff x="276" y="400"/>
                                <a:chExt cx="11330" cy="16039"/>
                              </a:xfrm>
                            </wpg:grpSpPr>
                            <wps:wsp>
                              <wps:cNvPr id="222" name="Line 1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4276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223" name="Lin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3991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g:grpSp>
                              <wpg:cNvPr id="1017996320" name="Group 10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76" y="400"/>
                                  <a:ext cx="11330" cy="16039"/>
                                  <a:chOff x="276" y="400"/>
                                  <a:chExt cx="11330" cy="16039"/>
                                </a:xfrm>
                              </wpg:grpSpPr>
                              <wps:wsp>
                                <wps:cNvPr id="1017996321" name="Rectangle 10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41" y="15894"/>
                                    <a:ext cx="2928" cy="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CBBF42F" w14:textId="77777777" w:rsidR="00770DEE" w:rsidRDefault="00770DEE" w:rsidP="00770DEE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017996322" name="Text Box 1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721" y="14634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EEAC4E0" w14:textId="77777777" w:rsidR="00770DEE" w:rsidRPr="0004185C" w:rsidRDefault="00770DEE" w:rsidP="00770DEE">
                                      <w:pPr>
                                        <w:pStyle w:val="a6"/>
                                        <w:jc w:val="center"/>
                                        <w:rPr>
                                          <w:sz w:val="24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017996323" name="Group 10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76" y="400"/>
                                    <a:ext cx="11330" cy="16039"/>
                                    <a:chOff x="276" y="400"/>
                                    <a:chExt cx="11330" cy="16039"/>
                                  </a:xfrm>
                                </wpg:grpSpPr>
                                <wpg:grpSp>
                                  <wpg:cNvPr id="1017996324" name="Group 11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61" y="15849"/>
                                      <a:ext cx="2419" cy="290"/>
                                      <a:chOff x="0" y="0"/>
                                      <a:chExt cx="19999" cy="25985"/>
                                    </a:xfrm>
                                  </wpg:grpSpPr>
                                  <wps:wsp>
                                    <wps:cNvPr id="1017996325" name="Rectangle 11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8856" cy="25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5BEBCED" w14:textId="77777777" w:rsidR="00770DEE" w:rsidRPr="007C2329" w:rsidRDefault="00770DEE" w:rsidP="00770DEE">
                                          <w:pPr>
                                            <w:pStyle w:val="a6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7C2329"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Т</w:t>
                                          </w:r>
                                          <w:r w:rsidRPr="007C2329">
                                            <w:rPr>
                                              <w:sz w:val="20"/>
                                            </w:rPr>
                                            <w:t>. Контр.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17996326" name="Rectangle 11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0C7F1BE" w14:textId="77777777" w:rsidR="00770DEE" w:rsidRDefault="00770DEE" w:rsidP="00770DEE">
                                          <w:pPr>
                                            <w:pStyle w:val="a6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017996327" name="Group 11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76" y="400"/>
                                      <a:ext cx="11330" cy="16039"/>
                                      <a:chOff x="276" y="400"/>
                                      <a:chExt cx="11330" cy="16039"/>
                                    </a:xfrm>
                                  </wpg:grpSpPr>
                                  <wps:wsp>
                                    <wps:cNvPr id="1017996328" name="Line 11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57" y="15354"/>
                                        <a:ext cx="3964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017996329" name="Line 11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0" y="15856"/>
                                        <a:ext cx="3961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017996330" name="Line 11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1" y="16142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017996331" name="Line 11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5" y="15596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g:grpSp>
                                    <wpg:cNvPr id="1017996332" name="Group 118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76" y="400"/>
                                        <a:ext cx="11330" cy="16039"/>
                                        <a:chOff x="276" y="400"/>
                                        <a:chExt cx="11330" cy="16039"/>
                                      </a:xfrm>
                                    </wpg:grpSpPr>
                                    <wpg:grpSp>
                                      <wpg:cNvPr id="1017996333" name="Group 119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4830"/>
                                          <a:ext cx="2606" cy="291"/>
                                          <a:chOff x="0" y="-73"/>
                                          <a:chExt cx="21547" cy="26058"/>
                                        </a:xfrm>
                                      </wpg:grpSpPr>
                                      <wps:wsp>
                                        <wps:cNvPr id="1017996334" name="Rectangle 12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FBCA735" w14:textId="77777777" w:rsidR="00770DEE" w:rsidRPr="007C2329" w:rsidRDefault="00770DEE" w:rsidP="00770DEE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 Разраб. Разраб.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017996335" name="Rectangle 121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0" y="-73"/>
                                            <a:ext cx="12267" cy="204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FA3B0FF" w14:textId="2E38CABC" w:rsidR="00770DEE" w:rsidRPr="006D16E6" w:rsidRDefault="00770DEE" w:rsidP="00770DEE">
                                              <w:pPr>
                                                <w:pStyle w:val="a6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  <w:r w:rsidRPr="006D16E6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 xml:space="preserve">  </w:t>
                                              </w:r>
                                              <w:r w:rsidR="00445057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Тихомиров</w:t>
                                              </w:r>
                                              <w:r w:rsidR="00351CFA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 xml:space="preserve"> Е.</w:t>
                                              </w:r>
                                              <w:r w:rsidR="00445057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В</w:t>
                                              </w:r>
                                              <w:r w:rsidR="00351CFA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</w:p>
                                            <w:p w14:paraId="25CA1C0D" w14:textId="77777777" w:rsidR="00770DEE" w:rsidRPr="006D16E6" w:rsidRDefault="00770DEE" w:rsidP="00770DEE">
                                              <w:pPr>
                                                <w:pStyle w:val="a6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017996336" name="Group 122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5085"/>
                                          <a:ext cx="2606" cy="291"/>
                                          <a:chOff x="0" y="-74"/>
                                          <a:chExt cx="21547" cy="26059"/>
                                        </a:xfrm>
                                      </wpg:grpSpPr>
                                      <wps:wsp>
                                        <wps:cNvPr id="1017996337" name="Rectangle 12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607366D" w14:textId="77777777" w:rsidR="00770DEE" w:rsidRPr="007C2329" w:rsidRDefault="00770DEE" w:rsidP="00770DEE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 Провер. Провер.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017996338" name="Rectangle 12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0" y="-74"/>
                                            <a:ext cx="12267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3E56018" w14:textId="31594331" w:rsidR="00770DEE" w:rsidRPr="006D16E6" w:rsidRDefault="00770DEE" w:rsidP="00770DEE">
                                              <w:pPr>
                                                <w:pStyle w:val="a6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  <w:r w:rsidRPr="006D16E6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 xml:space="preserve">  </w:t>
                                              </w:r>
                                              <w:r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К</w:t>
                                              </w:r>
                                              <w:r w:rsidR="00351CFA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ривоше</w:t>
                                              </w:r>
                                              <w:r w:rsidR="004905FE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и</w:t>
                                              </w:r>
                                              <w:r w:rsidR="00351CFA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на А.В.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017996339" name="Group 125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77" y="15594"/>
                                          <a:ext cx="2509" cy="290"/>
                                          <a:chOff x="0" y="0"/>
                                          <a:chExt cx="19999" cy="26102"/>
                                        </a:xfrm>
                                      </wpg:grpSpPr>
                                      <wps:wsp>
                                        <wps:cNvPr id="1017996340" name="Rectangle 126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6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2266D00" w14:textId="77777777" w:rsidR="00770DEE" w:rsidRDefault="00770DEE" w:rsidP="00770DEE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Реценз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017996341" name="Rectangle 127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87056C1" w14:textId="77777777" w:rsidR="00770DEE" w:rsidRPr="00790741" w:rsidRDefault="00770DEE" w:rsidP="00770DEE"/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017996342" name="Group 128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2" y="16135"/>
                                          <a:ext cx="2509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1017996343" name="Rectangle 129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3341D01" w14:textId="77777777" w:rsidR="00770DEE" w:rsidRDefault="00770DEE" w:rsidP="00770DEE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Утверд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017996344" name="Rectangle 13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0CA7779" w14:textId="77777777" w:rsidR="00770DEE" w:rsidRPr="007C2329" w:rsidRDefault="00770DEE" w:rsidP="00770DEE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017996345" name="Group 131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5" y="15341"/>
                                          <a:ext cx="2510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1017996346" name="Rectangle 132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71E159B" w14:textId="77777777" w:rsidR="00770DEE" w:rsidRDefault="00770DEE" w:rsidP="00770DEE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 xml:space="preserve"> Н.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Контр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017996347" name="Rectangle 13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D643504" w14:textId="77777777" w:rsidR="00770DEE" w:rsidRPr="007C2329" w:rsidRDefault="00770DEE" w:rsidP="00770DEE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017996348" name="Group 136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276" y="400"/>
                                          <a:ext cx="11330" cy="16039"/>
                                          <a:chOff x="276" y="400"/>
                                          <a:chExt cx="11330" cy="16039"/>
                                        </a:xfrm>
                                      </wpg:grpSpPr>
                                      <wps:wsp>
                                        <wps:cNvPr id="1017996350" name="Line 137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1165" y="14829"/>
                                            <a:ext cx="3985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2540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</wps:spPr>
                                        <wps:bodyPr/>
                                      </wps:wsp>
                                      <wpg:grpSp>
                                        <wpg:cNvPr id="1017996351" name="Group 138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1161" y="14534"/>
                                            <a:ext cx="3985" cy="322"/>
                                            <a:chOff x="1157" y="14052"/>
                                            <a:chExt cx="3841" cy="322"/>
                                          </a:xfrm>
                                        </wpg:grpSpPr>
                                        <wps:wsp>
                                          <wps:cNvPr id="1987648256" name="Rectangle 139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2241" y="14052"/>
                                              <a:ext cx="1428" cy="3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55A6FC3" w14:textId="77777777" w:rsidR="00770DEE" w:rsidRPr="007C2329" w:rsidRDefault="00770DEE" w:rsidP="00770DEE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7C2329">
                                                  <w:rPr>
                                                    <w:sz w:val="20"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№ 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</w:rPr>
                                                  <w:t>док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у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</w:rPr>
                                                  <w:t>м.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1987648257" name="Rectangle 140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3669" y="14052"/>
                                              <a:ext cx="788" cy="3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AFF5BB9" w14:textId="77777777" w:rsidR="00770DEE" w:rsidRPr="003575CE" w:rsidRDefault="00770DEE" w:rsidP="00770DEE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3575CE">
                                                  <w:rPr>
                                                    <w:sz w:val="20"/>
                                                  </w:rPr>
                                                  <w:t>Под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</w:rPr>
                                                  <w:t>пись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1987648258" name="Rectangle 141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4457" y="14052"/>
                                              <a:ext cx="541" cy="2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685FA82" w14:textId="77777777" w:rsidR="00770DEE" w:rsidRPr="003575CE" w:rsidRDefault="00770DEE" w:rsidP="00770DEE">
                                                <w:pPr>
                                                  <w:pStyle w:val="a6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Д</w:t>
                                                </w:r>
                                                <w:r w:rsidRPr="003575CE">
                                                  <w:rPr>
                                                    <w:sz w:val="20"/>
                                                  </w:rPr>
                                                  <w:t>ата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1987648259" name="Line 142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4062"/>
                                              <a:ext cx="3841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1987648260" name="Group 143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1161" y="14053"/>
                                              <a:ext cx="1055" cy="290"/>
                                              <a:chOff x="1179" y="14296"/>
                                              <a:chExt cx="1055" cy="290"/>
                                            </a:xfrm>
                                          </wpg:grpSpPr>
                                          <wps:wsp>
                                            <wps:cNvPr id="1987648261" name="Rectangle 144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179" y="14296"/>
                                                <a:ext cx="443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4C9AC91C" w14:textId="77777777" w:rsidR="00770DEE" w:rsidRPr="003575CE" w:rsidRDefault="00770DEE" w:rsidP="00770DEE">
                                                  <w:pPr>
                                                    <w:pStyle w:val="a6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 w:rsidRPr="003575CE">
                                                    <w:rPr>
                                                      <w:sz w:val="20"/>
                                                    </w:rPr>
                                                    <w:t>Изм.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987648262" name="Rectangle 145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682" y="14296"/>
                                                <a:ext cx="552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5AF371C3" w14:textId="77777777" w:rsidR="00770DEE" w:rsidRPr="003575CE" w:rsidRDefault="00770DEE" w:rsidP="00770DEE">
                                                  <w:pPr>
                                                    <w:pStyle w:val="a6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 w:rsidRPr="003575CE">
                                                    <w:rPr>
                                                      <w:sz w:val="20"/>
                                                    </w:rPr>
                                                    <w:t>Лист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g:grpSp>
                                        <wpg:cNvPr id="1987648263" name="Group 146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276" y="400"/>
                                            <a:ext cx="11330" cy="16039"/>
                                            <a:chOff x="276" y="400"/>
                                            <a:chExt cx="11330" cy="16039"/>
                                          </a:xfrm>
                                        </wpg:grpSpPr>
                                        <wps:wsp>
                                          <wps:cNvPr id="1987648264" name="Line 147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5084"/>
                                              <a:ext cx="3964" cy="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s:wsp>
                                          <wps:cNvPr id="1987648265" name="Line 148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8559" y="15294"/>
                                              <a:ext cx="3022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1987648266" name="Group 149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5124" y="15587"/>
                                              <a:ext cx="6462" cy="3"/>
                                              <a:chOff x="4986" y="15084"/>
                                              <a:chExt cx="6240" cy="3"/>
                                            </a:xfrm>
                                          </wpg:grpSpPr>
                                          <wps:wsp>
                                            <wps:cNvPr id="1987648267" name="Line 15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318" y="15085"/>
                                                <a:ext cx="2908" cy="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987648268" name="Line 151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4986" y="15084"/>
                                                <a:ext cx="334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</wpg:grpSp>
                                        <wpg:grpSp>
                                          <wpg:cNvPr id="1987648269" name="Group 152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276" y="400"/>
                                              <a:ext cx="11330" cy="16039"/>
                                              <a:chOff x="276" y="400"/>
                                              <a:chExt cx="11330" cy="16039"/>
                                            </a:xfrm>
                                          </wpg:grpSpPr>
                                          <wps:wsp>
                                            <wps:cNvPr id="1987648270" name="Line 153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541" y="14274"/>
                                                <a:ext cx="2" cy="2154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987648271" name="Line 154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725" y="13387"/>
                                                <a:ext cx="0" cy="14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987648272" name="Line 155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2314" y="13424"/>
                                                <a:ext cx="14" cy="301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987648273" name="Line 156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4585" y="13419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987648274" name="Line 15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165" y="13707"/>
                                                <a:ext cx="398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987648275" name="Line 158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3722" y="13424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987648276" name="Line 159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5146" y="13424"/>
                                                <a:ext cx="0" cy="3015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987648277" name="Line 16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5136" y="14274"/>
                                                <a:ext cx="6447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1987648278" name="Group 16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9378" y="14271"/>
                                                <a:ext cx="886" cy="1003"/>
                                                <a:chOff x="9381" y="14274"/>
                                                <a:chExt cx="886" cy="947"/>
                                              </a:xfrm>
                                            </wpg:grpSpPr>
                                            <wps:wsp>
                                              <wps:cNvPr id="1987648279" name="Line 162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9381" y="14274"/>
                                                  <a:ext cx="4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987648280" name="Line 163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0262" y="14274"/>
                                                  <a:ext cx="5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1987648281" name="Group 164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584" y="14253"/>
                                                <a:ext cx="2928" cy="303"/>
                                                <a:chOff x="8357" y="14586"/>
                                                <a:chExt cx="2827" cy="283"/>
                                              </a:xfrm>
                                            </wpg:grpSpPr>
                                            <wps:wsp>
                                              <wps:cNvPr id="1987648283" name="Rectangle 165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180" y="14586"/>
                                                  <a:ext cx="744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2A9AE8A9" w14:textId="77777777" w:rsidR="00770DEE" w:rsidRPr="003575CE" w:rsidRDefault="00770DEE" w:rsidP="00770DEE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Масса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987648284" name="Rectangle 166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357" y="14586"/>
                                                  <a:ext cx="743" cy="28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096DE8C9" w14:textId="77777777" w:rsidR="00770DEE" w:rsidRDefault="00770DEE" w:rsidP="00770DEE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18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</w:rPr>
                                                      <w:t>Лит</w:t>
                                                    </w:r>
                                                    <w:r>
                                                      <w:rPr>
                                                        <w:sz w:val="18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987648285" name="Rectangle 167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0011" y="14586"/>
                                                  <a:ext cx="1173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797B7FA6" w14:textId="77777777" w:rsidR="00770DEE" w:rsidRPr="003575CE" w:rsidRDefault="00770DEE" w:rsidP="00770DEE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974661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Масштаб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1987648286" name="Group 168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496" y="15296"/>
                                                <a:ext cx="2571" cy="303"/>
                                                <a:chOff x="8496" y="15296"/>
                                                <a:chExt cx="2571" cy="303"/>
                                              </a:xfrm>
                                            </wpg:grpSpPr>
                                            <wps:wsp>
                                              <wps:cNvPr id="1987648287" name="Rectangle 169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496" y="15296"/>
                                                  <a:ext cx="1105" cy="26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663B6B37" w14:textId="77777777" w:rsidR="00770DEE" w:rsidRPr="003575CE" w:rsidRDefault="00770DEE" w:rsidP="00770DEE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2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102045856" name="Rectangle 170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853" y="15296"/>
                                                  <a:ext cx="1214" cy="3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0BF6BBAE" w14:textId="77777777" w:rsidR="00770DEE" w:rsidRPr="003575CE" w:rsidRDefault="00770DEE" w:rsidP="00770DEE">
                                                    <w:pPr>
                                                      <w:pStyle w:val="a6"/>
                                                      <w:jc w:val="left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Листов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4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2102045857" name="Group 17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276" y="400"/>
                                                <a:ext cx="11330" cy="16034"/>
                                                <a:chOff x="276" y="400"/>
                                                <a:chExt cx="11330" cy="16034"/>
                                              </a:xfrm>
                                            </wpg:grpSpPr>
                                            <wpg:grpSp>
                                              <wpg:cNvPr id="2102045858" name="Group 172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276" y="7254"/>
                                                  <a:ext cx="555" cy="9162"/>
                                                  <a:chOff x="276" y="7254"/>
                                                  <a:chExt cx="555" cy="9162"/>
                                                </a:xfrm>
                                              </wpg:grpSpPr>
                                              <wps:wsp>
                                                <wps:cNvPr id="2102045859" name="Text Box 173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5058"/>
                                                    <a:ext cx="540" cy="1358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4A29E0F7" w14:textId="77777777" w:rsidR="00770DEE" w:rsidRPr="00BE2BC1" w:rsidRDefault="00770DEE" w:rsidP="00770DEE">
                                                      <w:pPr>
                                                        <w:pStyle w:val="a6"/>
                                                        <w:rPr>
                                                          <w:sz w:val="20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Инв.№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подл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2102045860" name="Text Box 174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3133"/>
                                                    <a:ext cx="540" cy="17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27CD8188" w14:textId="77777777" w:rsidR="00770DEE" w:rsidRPr="00BE2BC1" w:rsidRDefault="00770DEE" w:rsidP="00770DEE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Подп. 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2102045861" name="Text Box 175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1394"/>
                                                    <a:ext cx="540" cy="14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1B7C6654" w14:textId="77777777" w:rsidR="00770DEE" w:rsidRPr="00BE2BC1" w:rsidRDefault="00770DEE" w:rsidP="00770DEE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Взам.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нв.№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2102045862" name="Text Box 176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9234"/>
                                                    <a:ext cx="540" cy="19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3E966A61" w14:textId="77777777" w:rsidR="00770DEE" w:rsidRPr="00BE2BC1" w:rsidRDefault="00770DEE" w:rsidP="00770DEE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Инв.№дубл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2102045863" name="Text Box 177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91" y="7254"/>
                                                    <a:ext cx="540" cy="1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4AFBE2D8" w14:textId="77777777" w:rsidR="00770DEE" w:rsidRPr="00BE2BC1" w:rsidRDefault="00770DEE" w:rsidP="00770DEE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Подп. 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2102045864" name="Group 178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426" y="400"/>
                                                  <a:ext cx="11180" cy="16034"/>
                                                  <a:chOff x="426" y="400"/>
                                                  <a:chExt cx="11180" cy="16034"/>
                                                </a:xfrm>
                                              </wpg:grpSpPr>
                                              <wps:wsp>
                                                <wps:cNvPr id="2102045865" name="Line 179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1165" y="13407"/>
                                                    <a:ext cx="10440" cy="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2102045866" name="Group 180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426" y="400"/>
                                                    <a:ext cx="11180" cy="16034"/>
                                                    <a:chOff x="426" y="400"/>
                                                    <a:chExt cx="11180" cy="16034"/>
                                                  </a:xfrm>
                                                </wpg:grpSpPr>
                                                <wpg:grpSp>
                                                  <wpg:cNvPr id="2102045867" name="Group 181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426" y="400"/>
                                                      <a:ext cx="11180" cy="16034"/>
                                                      <a:chOff x="426" y="400"/>
                                                      <a:chExt cx="11180" cy="16034"/>
                                                    </a:xfrm>
                                                  </wpg:grpSpPr>
                                                  <wps:wsp>
                                                    <wps:cNvPr id="2102045868" name="Rectangle 182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1166" y="400"/>
                                                        <a:ext cx="10440" cy="16034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:ln>
                                                    </wps:spPr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2102045869" name="Group 183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426" y="7161"/>
                                                        <a:ext cx="735" cy="9273"/>
                                                        <a:chOff x="426" y="7161"/>
                                                        <a:chExt cx="735" cy="8668"/>
                                                      </a:xfrm>
                                                    </wpg:grpSpPr>
                                                    <wps:wsp>
                                                      <wps:cNvPr id="2102045870" name="Line 184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26" y="158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102045871" name="Line 185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441" y="7174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102045873" name="Line 186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>
                                                          <a:off x="426" y="7174"/>
                                                          <a:ext cx="731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102045874" name="Line 187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696" y="7161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102045875" name="Line 188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905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102045876" name="Line 189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09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102045877" name="Line 190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253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102045878" name="Line 191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454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  <wps:wsp>
                                                  <wps:cNvPr id="2102045879" name="Line 192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>
                                                      <a:off x="1161" y="1134"/>
                                                      <a:ext cx="3912" cy="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2102045880" name="Line 193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 flipV="1">
                                                      <a:off x="5061" y="414"/>
                                                      <a:ext cx="0" cy="72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</wpg:grpSp>
                                          </wpg:grpSp>
                                        </wpg:grpSp>
                                        <wps:wsp>
                                          <wps:cNvPr id="2102045881" name="Text Box 194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5841" y="13476"/>
                                              <a:ext cx="5220" cy="7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2F62393" w14:textId="01E91D4D" w:rsidR="00770DEE" w:rsidRPr="007D7262" w:rsidRDefault="00770DEE" w:rsidP="00770DEE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</w:pPr>
                                                <w:r w:rsidRPr="005B18E5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КП Т.</w:t>
                                                </w:r>
                                                <w:r w:rsidRPr="005B18E5">
                                                  <w:rPr>
                                                    <w:caps/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19</w:t>
                                                </w:r>
                                                <w:r w:rsidR="001D0258">
                                                  <w:rPr>
                                                    <w:caps/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7</w:t>
                                                </w:r>
                                                <w:r w:rsidRPr="005B18E5">
                                                  <w:rPr>
                                                    <w:caps/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0</w:t>
                                                </w:r>
                                                <w:r w:rsidR="001D0258">
                                                  <w:rPr>
                                                    <w:caps/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20</w:t>
                                                </w:r>
                                                <w:r w:rsidRPr="005B18E5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.401 ГЧ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Т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.ХХХХХХ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.401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ГЧ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E24E57" id="_x0000_s1189" style="position:absolute;margin-left:-2.55pt;margin-top:24.1pt;width:586.5pt;height:806.45pt;z-index:-251658236;mso-position-horizontal-relative:page;mso-position-vertical-relative:page" coordorigin="276,400" coordsize="11330,16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">
                <v:line id="Line 96" o:spid="_x0000_s1190" style="position:absolute;visibility:visible;mso-wrap-style:square" from="9650,15284" to="9650,15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U0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yl1NAsAAAADcAAAADwAAAAAA&#10;AAAAAAAAAAAHAgAAZHJzL2Rvd25yZXYueG1sUEsFBgAAAAADAAMAtwAAAPQCAAAAAA==&#10;" strokeweight="2pt"/>
                <v:group id="Group 97" o:spid="_x0000_s1191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2v+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gMzzPhCMjFAwAA//8DAFBLAQItABQABgAIAAAAIQDb4fbL7gAAAIUBAAATAAAAAAAAAAAA&#10;AAAAAAAAAABbQ29udGVudF9UeXBlc10ueG1sUEsBAi0AFAAGAAgAAAAhAFr0LFu/AAAAFQEAAAsA&#10;AAAAAAAAAAAAAAAAHwEAAF9yZWxzLy5yZWxzUEsBAi0AFAAGAAgAAAAhAGoDa/7EAAAA3AAAAA8A&#10;AAAAAAAAAAAAAAAABwIAAGRycy9kb3ducmV2LnhtbFBLBQYAAAAAAwADALcAAAD4AgAAAAA=&#10;">
                  <v:line id="Line 98" o:spid="_x0000_s1192" style="position:absolute;visibility:visible;mso-wrap-style:square" from="8543,14559" to="11591,14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HD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DL5nwhGQ6w8AAAD//wMAUEsBAi0AFAAGAAgAAAAhANvh9svuAAAAhQEAABMAAAAAAAAAAAAAAAAA&#10;AAAAAFtDb250ZW50X1R5cGVzXS54bWxQSwECLQAUAAYACAAAACEAWvQsW78AAAAVAQAACwAAAAAA&#10;AAAAAAAAAAAfAQAAX3JlbHMvLnJlbHNQSwECLQAUAAYACAAAACEAKvhw7cAAAADcAAAADwAAAAAA&#10;AAAAAAAAAAAHAgAAZHJzL2Rvd25yZXYueG1sUEsFBgAAAAADAAMAtwAAAPQCAAAAAA==&#10;" strokeweight="2pt"/>
                  <v:group id="Group 99" o:spid="_x0000_s1193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    <v:group id="Group 100" o:spid="_x0000_s1194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mH7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KwNZ8IRkMt/AAAA//8DAFBLAQItABQABgAIAAAAIQDb4fbL7gAAAIUBAAATAAAAAAAAAAAAAAAA&#10;AAAAAABbQ29udGVudF9UeXBlc10ueG1sUEsBAi0AFAAGAAgAAAAhAFr0LFu/AAAAFQEAAAsAAAAA&#10;AAAAAAAAAAAAHwEAAF9yZWxzLy5yZWxzUEsBAi0AFAAGAAgAAAAhAOtOYfvBAAAA3AAAAA8AAAAA&#10;AAAAAAAAAAAABwIAAGRycy9kb3ducmV2LnhtbFBLBQYAAAAAAwADALcAAAD1AgAAAAA=&#10;">
                      <v:line id="Line 101" o:spid="_x0000_s1195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" strokeweight="1pt"/>
                      <v:line id="Line 102" o:spid="_x0000_s1196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Jt7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+OpOOgJw/AAAA//8DAFBLAQItABQABgAIAAAAIQDb4fbL7gAAAIUBAAATAAAAAAAAAAAAAAAA&#10;AAAAAABbQ29udGVudF9UeXBlc10ueG1sUEsBAi0AFAAGAAgAAAAhAFr0LFu/AAAAFQEAAAsAAAAA&#10;AAAAAAAAAAAAHwEAAF9yZWxzLy5yZWxzUEsBAi0AFAAGAAgAAAAhAHBQm3vBAAAA3AAAAA8AAAAA&#10;AAAAAAAAAAAABwIAAGRycy9kb3ducmV2LnhtbFBLBQYAAAAAAwADALcAAAD1AgAAAAA=&#10;" strokeweight="1pt"/>
                    </v:group>
                    <v:group id="Group 103" o:spid="_x0000_s1197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Lb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GH7PhCMgdz8AAAD//wMAUEsBAi0AFAAGAAgAAAAhANvh9svuAAAAhQEAABMAAAAAAAAA&#10;AAAAAAAAAAAAAFtDb250ZW50X1R5cGVzXS54bWxQSwECLQAUAAYACAAAACEAWvQsW78AAAAVAQAA&#10;CwAAAAAAAAAAAAAAAAAfAQAAX3JlbHMvLnJlbHNQSwECLQAUAAYACAAAACEAtBgC28YAAADcAAAA&#10;DwAAAAAAAAAAAAAAAAAHAgAAZHJzL2Rvd25yZXYueG1sUEsFBgAAAAADAAMAtwAAAPoCAAAAAA==&#10;">
                      <v:line id="Line 104" o:spid="_x0000_s1198" style="position:absolute;visibility:visible;mso-wrap-style:square" from="1165,14276" to="5150,14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" strokeweight="1pt"/>
                      <v:line id="Line 105" o:spid="_x0000_s1199" style="position:absolute;visibility:visible;mso-wrap-style:square" from="1165,13991" to="5150,13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" strokeweight="1pt"/>
                      <v:group id="Group 106" o:spid="_x0000_s1200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">
                        <v:rect id="Rectangle 107" o:spid="_x0000_s1201" style="position:absolute;left:8541;top:15894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" filled="f" stroked="f">
                          <v:textbox inset="1pt,1pt,1pt,1pt">
                            <w:txbxContent>
                              <w:p w14:paraId="1CBBF42F" w14:textId="77777777" w:rsidR="00770DEE" w:rsidRDefault="00770DEE" w:rsidP="00770DEE">
                                <w:pPr>
                                  <w:pStyle w:val="a6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shape id="Text Box 108" o:spid="_x0000_s1202" type="#_x0000_t202" style="position:absolute;left:8721;top:14634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" filled="f" stroked="f">
                          <v:textbox>
                            <w:txbxContent>
                              <w:p w14:paraId="3EEAC4E0" w14:textId="77777777" w:rsidR="00770DEE" w:rsidRPr="0004185C" w:rsidRDefault="00770DEE" w:rsidP="00770DEE">
                                <w:pPr>
                                  <w:pStyle w:val="a6"/>
                                  <w:jc w:val="center"/>
                                  <w:rPr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sz w:val="24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shape>
                        <v:group id="Group 109" o:spid="_x0000_s1203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">
                          <v:group id="Group 110" o:spid="_x0000_s1204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">
                            <v:rect id="Rectangle 111" o:spid="_x0000_s1205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" filled="f" stroked="f">
                              <v:textbox inset="1pt,1pt,1pt,1pt">
                                <w:txbxContent>
                                  <w:p w14:paraId="55BEBCED" w14:textId="77777777" w:rsidR="00770DEE" w:rsidRPr="007C2329" w:rsidRDefault="00770DEE" w:rsidP="00770DEE">
                                    <w:pPr>
                                      <w:pStyle w:val="a6"/>
                                      <w:rPr>
                                        <w:sz w:val="20"/>
                                      </w:rPr>
                                    </w:pPr>
                                    <w:r w:rsidRPr="007C2329">
                                      <w:rPr>
                                        <w:sz w:val="20"/>
                                        <w:lang w:val="ru-RU"/>
                                      </w:rPr>
                                      <w:t>Т</w:t>
                                    </w:r>
                                    <w:r w:rsidRPr="007C2329">
                                      <w:rPr>
                                        <w:sz w:val="20"/>
                                      </w:rPr>
                                      <w:t>. Контр.</w:t>
                                    </w:r>
                                  </w:p>
                                </w:txbxContent>
                              </v:textbox>
                            </v:rect>
                            <v:rect id="Rectangle 112" o:spid="_x0000_s120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" filled="f" stroked="f">
                              <v:textbox inset="1pt,1pt,1pt,1pt">
                                <w:txbxContent>
                                  <w:p w14:paraId="10C7F1BE" w14:textId="77777777" w:rsidR="00770DEE" w:rsidRDefault="00770DEE" w:rsidP="00770DEE">
                                    <w:pPr>
                                      <w:pStyle w:val="a6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Group 113" o:spid="_x0000_s1207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">
                            <v:line id="Line 114" o:spid="_x0000_s1208" style="position:absolute;visibility:visible;mso-wrap-style:square" from="1157,15354" to="5121,15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" strokeweight="1pt"/>
                            <v:line id="Line 115" o:spid="_x0000_s1209" style="position:absolute;visibility:visible;mso-wrap-style:square" from="1160,15856" to="5121,15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" strokeweight="1pt"/>
                            <v:line id="Line 116" o:spid="_x0000_s1210" style="position:absolute;visibility:visible;mso-wrap-style:square" from="1161,16142" to="5146,16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" strokeweight="1pt"/>
                            <v:line id="Line 117" o:spid="_x0000_s1211" style="position:absolute;visibility:visible;mso-wrap-style:square" from="1165,15596" to="5150,15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" strokeweight="1pt"/>
                            <v:group id="Group 118" o:spid="_x0000_s1212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">
                              <v:group id="Group 119" o:spid="_x0000_s1213" style="position:absolute;left:1161;top:14830;width:2606;height:291" coordorigin=",-73" coordsize="21547,26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">
                                <v:rect id="Rectangle 120" o:spid="_x0000_s1214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2FBCA735" w14:textId="77777777" w:rsidR="00770DEE" w:rsidRPr="007C2329" w:rsidRDefault="00770DEE" w:rsidP="00770DEE">
                                        <w:pPr>
                                          <w:pStyle w:val="a6"/>
                                          <w:rPr>
                                            <w:sz w:val="20"/>
                                          </w:rPr>
                                        </w:pP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 xml:space="preserve"> Разраб. Разраб.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1" o:spid="_x0000_s1215" style="position:absolute;left:9280;top:-73;width:12267;height:20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5FA3B0FF" w14:textId="2E38CABC" w:rsidR="00770DEE" w:rsidRPr="006D16E6" w:rsidRDefault="00770DEE" w:rsidP="00770DEE">
                                        <w:pPr>
                                          <w:pStyle w:val="a6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  <w:r w:rsidRPr="006D16E6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 xml:space="preserve">  </w:t>
                                        </w:r>
                                        <w:r w:rsidR="00445057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Тихомиров</w:t>
                                        </w:r>
                                        <w:r w:rsidR="00351CFA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 xml:space="preserve"> Е.</w:t>
                                        </w:r>
                                        <w:r w:rsidR="00445057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В</w:t>
                                        </w:r>
                                        <w:r w:rsidR="00351CFA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  <w:p w14:paraId="25CA1C0D" w14:textId="77777777" w:rsidR="00770DEE" w:rsidRPr="006D16E6" w:rsidRDefault="00770DEE" w:rsidP="00770DEE">
                                        <w:pPr>
                                          <w:pStyle w:val="a6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2" o:spid="_x0000_s1216" style="position:absolute;left:1161;top:15085;width:2606;height:291" coordorigin=",-74" coordsize="21547,2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">
                                <v:rect id="Rectangle 123" o:spid="_x0000_s1217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6607366D" w14:textId="77777777" w:rsidR="00770DEE" w:rsidRPr="007C2329" w:rsidRDefault="00770DEE" w:rsidP="00770DEE">
                                        <w:pPr>
                                          <w:pStyle w:val="a6"/>
                                          <w:rPr>
                                            <w:sz w:val="20"/>
                                          </w:rPr>
                                        </w:pP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 xml:space="preserve"> Провер. Провер.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4" o:spid="_x0000_s1218" style="position:absolute;left:9280;top:-74;width:1226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03E56018" w14:textId="31594331" w:rsidR="00770DEE" w:rsidRPr="006D16E6" w:rsidRDefault="00770DEE" w:rsidP="00770DEE">
                                        <w:pPr>
                                          <w:pStyle w:val="a6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  <w:r w:rsidRPr="006D16E6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 xml:space="preserve">  </w:t>
                                        </w:r>
                                        <w:r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К</w:t>
                                        </w:r>
                                        <w:r w:rsidR="00351CFA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ривоше</w:t>
                                        </w:r>
                                        <w:r w:rsidR="004905FE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и</w:t>
                                        </w:r>
                                        <w:r w:rsidR="00351CFA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на А.В.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5" o:spid="_x0000_s1219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">
                                <v:rect id="Rectangle 126" o:spid="_x0000_s1220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62266D00" w14:textId="77777777" w:rsidR="00770DEE" w:rsidRDefault="00770DEE" w:rsidP="00770DEE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Реценз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7" o:spid="_x0000_s122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187056C1" w14:textId="77777777" w:rsidR="00770DEE" w:rsidRPr="00790741" w:rsidRDefault="00770DEE" w:rsidP="00770DEE"/>
                                    </w:txbxContent>
                                  </v:textbox>
                                </v:rect>
                              </v:group>
                              <v:group id="Group 128" o:spid="_x0000_s1222" style="position:absolute;left:1162;top:16135;width:250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">
                                <v:rect id="Rectangle 129" o:spid="_x0000_s1223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73341D01" w14:textId="77777777" w:rsidR="00770DEE" w:rsidRDefault="00770DEE" w:rsidP="00770DEE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Утверд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0" o:spid="_x0000_s122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70CA7779" w14:textId="77777777" w:rsidR="00770DEE" w:rsidRPr="007C2329" w:rsidRDefault="00770DEE" w:rsidP="00770DEE">
                                        <w:pPr>
                                          <w:pStyle w:val="a6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1" o:spid="_x0000_s1225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">
                                <v:rect id="Rectangle 132" o:spid="_x0000_s1226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671E159B" w14:textId="77777777" w:rsidR="00770DEE" w:rsidRDefault="00770DEE" w:rsidP="00770DEE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 xml:space="preserve"> Н.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Контр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3" o:spid="_x0000_s122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2D643504" w14:textId="77777777" w:rsidR="00770DEE" w:rsidRPr="007C2329" w:rsidRDefault="00770DEE" w:rsidP="00770DEE">
                                        <w:pPr>
                                          <w:pStyle w:val="a6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6" o:spid="_x0000_s1228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">
                                <v:line id="Line 137" o:spid="_x0000_s1229" style="position:absolute;visibility:visible;mso-wrap-style:square" from="1165,14829" to="5150,14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" strokeweight="2pt"/>
                                <v:group id="Group 138" o:spid="_x0000_s1230" style="position:absolute;left:1161;top:14534;width:3985;height:322" coordorigin="1157,14052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">
                                  <v:rect id="Rectangle 139" o:spid="_x0000_s1231" style="position:absolute;left:2241;top:14052;width:142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" filled="f" stroked="f">
                                    <v:textbox inset="1pt,1pt,1pt,1pt">
                                      <w:txbxContent>
                                        <w:p w14:paraId="155A6FC3" w14:textId="77777777" w:rsidR="00770DEE" w:rsidRPr="007C2329" w:rsidRDefault="00770DEE" w:rsidP="00770DE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7C2329">
                                            <w:rPr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 xml:space="preserve">№ 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</w:rPr>
                                            <w:t>док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у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</w:rPr>
                                            <w:t>м.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Rectangle 140" o:spid="_x0000_s1232" style="position:absolute;left:3669;top:14052;width:788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" filled="f" stroked="f">
                                    <v:textbox inset="1pt,1pt,1pt,1pt">
                                      <w:txbxContent>
                                        <w:p w14:paraId="0AFF5BB9" w14:textId="77777777" w:rsidR="00770DEE" w:rsidRPr="003575CE" w:rsidRDefault="00770DEE" w:rsidP="00770DE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3575CE">
                                            <w:rPr>
                                              <w:sz w:val="20"/>
                                            </w:rPr>
                                            <w:t>Под</w:t>
                                          </w:r>
                                          <w:r>
                                            <w:rPr>
                                              <w:sz w:val="20"/>
                                            </w:rPr>
                                            <w:t>пись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Rectangle 141" o:spid="_x0000_s1233" style="position:absolute;left:4457;top:14052;width:541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" filled="f" stroked="f">
                                    <v:textbox inset="1pt,1pt,1pt,1pt">
                                      <w:txbxContent>
                                        <w:p w14:paraId="0685FA82" w14:textId="77777777" w:rsidR="00770DEE" w:rsidRPr="003575CE" w:rsidRDefault="00770DEE" w:rsidP="00770DEE">
                                          <w:pPr>
                                            <w:pStyle w:val="a6"/>
                                            <w:rPr>
                                              <w:sz w:val="20"/>
                                            </w:rPr>
                                          </w:pPr>
                                          <w:r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Д</w:t>
                                          </w:r>
                                          <w:r w:rsidRPr="003575CE">
                                            <w:rPr>
                                              <w:sz w:val="20"/>
                                            </w:rPr>
                                            <w:t>ата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line id="Line 142" o:spid="_x0000_s1234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" strokeweight="2pt"/>
                                  <v:group id="Group 143" o:spid="_x0000_s1235" style="position:absolute;left:1161;top:14053;width:1055;height:290" coordorigin="1179,14296" coordsize="105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">
                                    <v:rect id="Rectangle 144" o:spid="_x0000_s1236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" filled="f" stroked="f">
                                      <v:textbox inset="1pt,1pt,1pt,1pt">
                                        <w:txbxContent>
                                          <w:p w14:paraId="4C9AC91C" w14:textId="77777777" w:rsidR="00770DEE" w:rsidRPr="003575CE" w:rsidRDefault="00770DEE" w:rsidP="00770DEE">
                                            <w:pPr>
                                              <w:pStyle w:val="a6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 w:rsidRPr="003575CE">
                                              <w:rPr>
                                                <w:sz w:val="20"/>
                                              </w:rPr>
                                              <w:t>Изм.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45" o:spid="_x0000_s1237" style="position:absolute;left:1682;top:14296;width:55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" filled="f" stroked="f">
                                      <v:textbox inset="1pt,1pt,1pt,1pt">
                                        <w:txbxContent>
                                          <w:p w14:paraId="5AF371C3" w14:textId="77777777" w:rsidR="00770DEE" w:rsidRPr="003575CE" w:rsidRDefault="00770DEE" w:rsidP="00770DEE">
                                            <w:pPr>
                                              <w:pStyle w:val="a6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 w:rsidRPr="003575CE">
                                              <w:rPr>
                                                <w:sz w:val="20"/>
                                              </w:rPr>
                                              <w:t>Лист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</v:group>
                                <v:group id="Group 146" o:spid="_x0000_s1238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">
                                  <v:line id="Line 147" o:spid="_x0000_s1239" style="position:absolute;visibility:visible;mso-wrap-style:square" from="1157,15084" to="5121,1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" strokeweight="1pt"/>
                                  <v:line id="Line 148" o:spid="_x0000_s1240" style="position:absolute;visibility:visible;mso-wrap-style:square" from="8559,15294" to="11581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" strokeweight="2pt"/>
                                  <v:group id="Group 149" o:spid="_x0000_s1241" style="position:absolute;left:5124;top:15587;width:6462;height:3" coordorigin="4986,15084" coordsize="62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">
                                    <v:line id="Line 150" o:spid="_x0000_s1242" style="position:absolute;visibility:visible;mso-wrap-style:square" from="8318,15085" to="11226,1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" strokeweight="2pt"/>
                                    <v:line id="Line 151" o:spid="_x0000_s1243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" strokeweight="2pt"/>
                                  </v:group>
                                  <v:group id="Group 152" o:spid="_x0000_s1244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">
                                    <v:line id="Line 153" o:spid="_x0000_s1245" style="position:absolute;visibility:visible;mso-wrap-style:square" from="8541,14274" to="8543,16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" strokeweight="2pt"/>
                                    <v:line id="Line 154" o:spid="_x0000_s1246" style="position:absolute;visibility:visible;mso-wrap-style:square" from="1725,13387" to="1725,14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" strokeweight="2pt"/>
                                    <v:line id="Line 155" o:spid="_x0000_s1247" style="position:absolute;visibility:visible;mso-wrap-style:square" from="2314,13424" to="2328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" strokeweight="2pt"/>
                                    <v:line id="Line 156" o:spid="_x0000_s1248" style="position:absolute;flip:y;visibility:visible;mso-wrap-style:square" from="4585,13419" to="4585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" strokeweight="2pt"/>
                                    <v:line id="Line 157" o:spid="_x0000_s1249" style="position:absolute;visibility:visible;mso-wrap-style:square" from="1165,13707" to="5150,13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" strokeweight="1pt"/>
                                    <v:line id="Line 158" o:spid="_x0000_s1250" style="position:absolute;flip:y;visibility:visible;mso-wrap-style:square" from="3722,13424" to="3722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" strokeweight="2pt"/>
                                    <v:line id="Line 159" o:spid="_x0000_s1251" style="position:absolute;flip:y;visibility:visible;mso-wrap-style:square" from="5146,13424" to="5146,16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" strokeweight="2pt"/>
                                    <v:line id="Line 160" o:spid="_x0000_s1252" style="position:absolute;visibility:visible;mso-wrap-style:square" from="5136,14274" to="11583,14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" strokeweight="2pt"/>
                                    <v:group id="Group 161" o:spid="_x0000_s1253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">
                                      <v:line id="Line 162" o:spid="_x0000_s1254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" strokeweight="2pt"/>
                                      <v:line id="Line 163" o:spid="_x0000_s1255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" strokeweight="2pt"/>
                                    </v:group>
                                    <v:group id="Group 164" o:spid="_x0000_s1256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">
                                      <v:rect id="Rectangle 165" o:spid="_x0000_s1257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2A9AE8A9" w14:textId="77777777" w:rsidR="00770DEE" w:rsidRPr="003575CE" w:rsidRDefault="00770DEE" w:rsidP="00770DEE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Масса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6" o:spid="_x0000_s1258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096DE8C9" w14:textId="77777777" w:rsidR="00770DEE" w:rsidRDefault="00770DEE" w:rsidP="00770DEE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</w:rPr>
                                                <w:t>Лит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7" o:spid="_x0000_s1259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797B7FA6" w14:textId="77777777" w:rsidR="00770DEE" w:rsidRPr="003575CE" w:rsidRDefault="00770DEE" w:rsidP="00770DEE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974661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Масштаб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68" o:spid="_x0000_s1260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">
                                      <v:rect id="Rectangle 169" o:spid="_x0000_s1261" style="position:absolute;left:8496;top:15296;width:110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663B6B37" w14:textId="77777777" w:rsidR="00770DEE" w:rsidRPr="003575CE" w:rsidRDefault="00770DEE" w:rsidP="00770DEE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2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70" o:spid="_x0000_s1262" style="position:absolute;left:9853;top:15296;width:121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" filled="f" stroked="f">
                                        <v:textbox inset="1pt,1pt,1pt,1pt">
                                          <w:txbxContent>
                                            <w:p w14:paraId="0BF6BBAE" w14:textId="77777777" w:rsidR="00770DEE" w:rsidRPr="003575CE" w:rsidRDefault="00770DEE" w:rsidP="00770DEE">
                                              <w:pPr>
                                                <w:pStyle w:val="a6"/>
                                                <w:jc w:val="left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Листов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4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71" o:spid="_x0000_s1263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">
                                      <v:group id="Group 172" o:spid="_x0000_s1264" style="position:absolute;left:276;top:7254;width:555;height:9162" coordorigin="276,7254" coordsize="555,9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">
                                        <v:shape id="Text Box 173" o:spid="_x0000_s1265" type="#_x0000_t202" style="position:absolute;left:276;top:15058;width:540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" stroked="f">
                                          <v:textbox style="layout-flow:vertical;mso-layout-flow-alt:bottom-to-top">
                                            <w:txbxContent>
                                              <w:p w14:paraId="4A29E0F7" w14:textId="77777777" w:rsidR="00770DEE" w:rsidRPr="00BE2BC1" w:rsidRDefault="00770DEE" w:rsidP="00770DEE">
                                                <w:pPr>
                                                  <w:pStyle w:val="a6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Инв.№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подл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4" o:spid="_x0000_s1266" type="#_x0000_t202" style="position:absolute;left:276;top:13133;width:540;height:1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" stroked="f">
                                          <v:textbox style="layout-flow:vertical;mso-layout-flow-alt:bottom-to-top">
                                            <w:txbxContent>
                                              <w:p w14:paraId="27CD8188" w14:textId="77777777" w:rsidR="00770DEE" w:rsidRPr="00BE2BC1" w:rsidRDefault="00770DEE" w:rsidP="00770DEE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Подп.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5" o:spid="_x0000_s1267" type="#_x0000_t202" style="position:absolute;left:276;top:11394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" stroked="f">
                                          <v:textbox style="layout-flow:vertical;mso-layout-flow-alt:bottom-to-top">
                                            <w:txbxContent>
                                              <w:p w14:paraId="1B7C6654" w14:textId="77777777" w:rsidR="00770DEE" w:rsidRPr="00BE2BC1" w:rsidRDefault="00770DEE" w:rsidP="00770DEE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Взам.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нв.№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6" o:spid="_x0000_s1268" type="#_x0000_t202" style="position:absolute;left:276;top:9234;width:540;height:1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" stroked="f">
                                          <v:textbox style="layout-flow:vertical;mso-layout-flow-alt:bottom-to-top">
                                            <w:txbxContent>
                                              <w:p w14:paraId="3E966A61" w14:textId="77777777" w:rsidR="00770DEE" w:rsidRPr="00BE2BC1" w:rsidRDefault="00770DEE" w:rsidP="00770DEE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Инв.№дубл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7" o:spid="_x0000_s1269" type="#_x0000_t202" style="position:absolute;left:291;top:7254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" stroked="f">
                                          <v:textbox style="layout-flow:vertical;mso-layout-flow-alt:bottom-to-top">
                                            <w:txbxContent>
                                              <w:p w14:paraId="4AFBE2D8" w14:textId="77777777" w:rsidR="00770DEE" w:rsidRPr="00BE2BC1" w:rsidRDefault="00770DEE" w:rsidP="00770DEE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Подп.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</v:group>
                                      <v:group id="Group 178" o:spid="_x0000_s1270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">
                                        <v:line id="Line 179" o:spid="_x0000_s1271" style="position:absolute;visibility:visible;mso-wrap-style:square" from="1165,13407" to="11605,13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" strokeweight="2pt"/>
                                        <v:group id="Group 180" o:spid="_x0000_s1272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">
                                          <v:group id="Group 181" o:spid="_x0000_s1273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">
                                            <v:rect id="Rectangle 182" o:spid="_x0000_s1274" style="position:absolute;left:1166;top:400;width:10440;height:16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" filled="f" strokeweight="2pt"/>
                                            <v:group id="Group 183" o:spid="_x0000_s1275" style="position:absolute;left:426;top:7161;width:735;height:9273" coordorigin="426,7161" coordsize="735,8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">
                                              <v:line id="Line 184" o:spid="_x0000_s1276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" strokeweight="2pt"/>
                                              <v:line id="Line 185" o:spid="_x0000_s1277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" strokeweight="2pt"/>
                                              <v:line id="Line 186" o:spid="_x0000_s1278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" strokeweight="2pt"/>
                                              <v:line id="Line 187" o:spid="_x0000_s1279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" strokeweight="2pt"/>
                                              <v:line id="Line 188" o:spid="_x0000_s1280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" strokeweight="2pt"/>
                                              <v:line id="Line 189" o:spid="_x0000_s1281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" strokeweight="2pt"/>
                                              <v:line id="Line 190" o:spid="_x0000_s1282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" strokeweight="2pt"/>
                                              <v:line id="Line 191" o:spid="_x0000_s1283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" strokeweight="2pt"/>
                                            </v:group>
                                          </v:group>
                                          <v:line id="Line 192" o:spid="_x0000_s1284" style="position:absolute;visibility:visible;mso-wrap-style:square" from="1161,1134" to="5073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" strokeweight="2pt"/>
                                          <v:line id="Line 193" o:spid="_x0000_s1285" style="position:absolute;flip:y;visibility:visible;mso-wrap-style:square" from="5061,414" to="506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" strokeweight="2pt"/>
                                        </v:group>
                                      </v:group>
                                    </v:group>
                                  </v:group>
                                  <v:shape id="Text Box 194" o:spid="_x0000_s1286" type="#_x0000_t202" style="position:absolute;left:5841;top:13476;width:5220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" filled="f" stroked="f">
                                    <v:textbox>
                                      <w:txbxContent>
                                        <w:p w14:paraId="22F62393" w14:textId="01E91D4D" w:rsidR="00770DEE" w:rsidRPr="007D7262" w:rsidRDefault="00770DEE" w:rsidP="00770DE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</w:pPr>
                                          <w:r w:rsidRPr="005B18E5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КП Т.</w:t>
                                          </w:r>
                                          <w:r w:rsidRPr="005B18E5">
                                            <w:rPr>
                                              <w:caps/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19</w:t>
                                          </w:r>
                                          <w:r w:rsidR="001D0258">
                                            <w:rPr>
                                              <w:caps/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7</w:t>
                                          </w:r>
                                          <w:r w:rsidRPr="005B18E5">
                                            <w:rPr>
                                              <w:caps/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0</w:t>
                                          </w:r>
                                          <w:r w:rsidR="001D0258">
                                            <w:rPr>
                                              <w:caps/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20</w:t>
                                          </w:r>
                                          <w:r w:rsidRPr="005B18E5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.401 ГЧ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Т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.ХХХХХХ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.401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ГЧ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14:paraId="585DD03A" w14:textId="77777777" w:rsidR="00770DEE" w:rsidRDefault="00770DEE" w:rsidP="00770DEE">
      <w:pPr>
        <w:rPr>
          <w:noProof/>
          <w:lang w:eastAsia="ru-RU"/>
        </w:rPr>
        <w:sectPr w:rsidR="00770DEE" w:rsidSect="00770DEE">
          <w:pgSz w:w="11906" w:h="16838" w:code="9"/>
          <w:pgMar w:top="1134" w:right="851" w:bottom="1134" w:left="1701" w:header="709" w:footer="709" w:gutter="0"/>
          <w:pgNumType w:start="3"/>
          <w:cols w:space="708"/>
          <w:titlePg/>
          <w:docGrid w:linePitch="360"/>
        </w:sectPr>
      </w:pPr>
    </w:p>
    <w:p w14:paraId="220A2F4B" w14:textId="50108CF4" w:rsidR="00770DEE" w:rsidRPr="00366612" w:rsidRDefault="00C24C50" w:rsidP="00770DE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47488" behindDoc="0" locked="0" layoutInCell="1" allowOverlap="1" wp14:anchorId="2BD061C1" wp14:editId="555733FB">
                <wp:simplePos x="0" y="0"/>
                <wp:positionH relativeFrom="column">
                  <wp:posOffset>2056470</wp:posOffset>
                </wp:positionH>
                <wp:positionV relativeFrom="paragraph">
                  <wp:posOffset>8445175</wp:posOffset>
                </wp:positionV>
                <wp:extent cx="2295496" cy="793115"/>
                <wp:effectExtent l="0" t="0" r="0" b="0"/>
                <wp:wrapNone/>
                <wp:docPr id="210204588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5496" cy="7931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2F7FCC" w14:textId="3B6D2487" w:rsidR="00C24C50" w:rsidRDefault="00C24C50" w:rsidP="00C24C50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 w:rsidRPr="00DB027D">
                              <w:rPr>
                                <w:rFonts w:ascii="ISOCPEUR" w:hAnsi="ISOCPEUR"/>
                                <w:i/>
                              </w:rPr>
                              <w:t>Разработка</w:t>
                            </w:r>
                            <w:r>
                              <w:rPr>
                                <w:rFonts w:ascii="ISOCPEUR" w:hAnsi="ISOCPEUR"/>
                                <w:i/>
                              </w:rPr>
                              <w:t xml:space="preserve"> </w:t>
                            </w:r>
                            <w:r w:rsidRPr="00DB027D">
                              <w:rPr>
                                <w:rFonts w:ascii="ISOCPEUR" w:hAnsi="ISOCPEUR"/>
                                <w:i/>
                              </w:rPr>
                              <w:t xml:space="preserve">автоматизированного рабочего места </w:t>
                            </w:r>
                            <w:r>
                              <w:rPr>
                                <w:rFonts w:ascii="ISOCPEUR" w:hAnsi="ISOCPEUR"/>
                                <w:i/>
                              </w:rPr>
                              <w:t xml:space="preserve">сотрудника </w:t>
                            </w:r>
                          </w:p>
                          <w:p w14:paraId="7778D762" w14:textId="54D35A7B" w:rsidR="005C50BC" w:rsidRPr="00DB027D" w:rsidRDefault="005C50BC" w:rsidP="00C24C50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</w:rPr>
                              <w:t>онлайн-ресторана</w:t>
                            </w:r>
                          </w:p>
                          <w:p w14:paraId="7ADD99AD" w14:textId="77777777" w:rsidR="00770DEE" w:rsidRPr="00DB027D" w:rsidRDefault="00770DEE" w:rsidP="00770DEE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061C1" id="_x0000_s1287" type="#_x0000_t202" style="position:absolute;margin-left:161.95pt;margin-top:664.95pt;width:180.75pt;height:62.45pt;z-index:251647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" filled="f" stroked="f">
                <v:textbox>
                  <w:txbxContent>
                    <w:p w14:paraId="492F7FCC" w14:textId="3B6D2487" w:rsidR="00C24C50" w:rsidRDefault="00C24C50" w:rsidP="00C24C50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 w:rsidRPr="00DB027D">
                        <w:rPr>
                          <w:rFonts w:ascii="ISOCPEUR" w:hAnsi="ISOCPEUR"/>
                          <w:i/>
                        </w:rPr>
                        <w:t>Разработка</w:t>
                      </w:r>
                      <w:r>
                        <w:rPr>
                          <w:rFonts w:ascii="ISOCPEUR" w:hAnsi="ISOCPEUR"/>
                          <w:i/>
                        </w:rPr>
                        <w:t xml:space="preserve"> </w:t>
                      </w:r>
                      <w:r w:rsidRPr="00DB027D">
                        <w:rPr>
                          <w:rFonts w:ascii="ISOCPEUR" w:hAnsi="ISOCPEUR"/>
                          <w:i/>
                        </w:rPr>
                        <w:t xml:space="preserve">автоматизированного рабочего места </w:t>
                      </w:r>
                      <w:r>
                        <w:rPr>
                          <w:rFonts w:ascii="ISOCPEUR" w:hAnsi="ISOCPEUR"/>
                          <w:i/>
                        </w:rPr>
                        <w:t xml:space="preserve">сотрудника </w:t>
                      </w:r>
                    </w:p>
                    <w:p w14:paraId="7778D762" w14:textId="54D35A7B" w:rsidR="005C50BC" w:rsidRPr="00DB027D" w:rsidRDefault="005C50BC" w:rsidP="00C24C50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>
                        <w:rPr>
                          <w:rFonts w:ascii="ISOCPEUR" w:hAnsi="ISOCPEUR"/>
                          <w:i/>
                        </w:rPr>
                        <w:t>онлайн-ресторана</w:t>
                      </w:r>
                    </w:p>
                    <w:p w14:paraId="7ADD99AD" w14:textId="77777777" w:rsidR="00770DEE" w:rsidRPr="00DB027D" w:rsidRDefault="00770DEE" w:rsidP="00770DEE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A8B2501" wp14:editId="08719952">
                <wp:simplePos x="0" y="0"/>
                <wp:positionH relativeFrom="margin">
                  <wp:align>left</wp:align>
                </wp:positionH>
                <wp:positionV relativeFrom="paragraph">
                  <wp:posOffset>598347</wp:posOffset>
                </wp:positionV>
                <wp:extent cx="5784082" cy="6709144"/>
                <wp:effectExtent l="0" t="0" r="26670" b="15875"/>
                <wp:wrapNone/>
                <wp:docPr id="796351683" name="Text Box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082" cy="67091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FE371E" w14:textId="475A82B3" w:rsidR="00C24C50" w:rsidRDefault="005C50BC" w:rsidP="00C24C50">
                            <w:pPr>
                              <w:shd w:val="clear" w:color="auto" w:fill="FFFFFF" w:themeFill="background1"/>
                            </w:pPr>
                            <w:r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9D86E56" wp14:editId="7654F0E7">
                                  <wp:extent cx="5593080" cy="3413760"/>
                                  <wp:effectExtent l="0" t="0" r="7620" b="0"/>
                                  <wp:docPr id="332969347" name="Рисунок 3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93080" cy="34137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B2501" id="_x0000_s1288" type="#_x0000_t202" style="position:absolute;margin-left:0;margin-top:47.1pt;width:455.45pt;height:528.3pt;z-index:251662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" fillcolor="white [3201]" strokeweight=".5pt">
                <v:textbox>
                  <w:txbxContent>
                    <w:p w14:paraId="62FE371E" w14:textId="475A82B3" w:rsidR="00C24C50" w:rsidRDefault="005C50BC" w:rsidP="00C24C50">
                      <w:pPr>
                        <w:shd w:val="clear" w:color="auto" w:fill="FFFFFF" w:themeFill="background1"/>
                      </w:pPr>
                      <w:r>
                        <w:rPr>
                          <w:b/>
                          <w:bCs/>
                          <w:noProof/>
                          <w:lang w:val="en-US"/>
                        </w:rPr>
                        <w:drawing>
                          <wp:inline distT="0" distB="0" distL="0" distR="0" wp14:anchorId="19D86E56" wp14:editId="7654F0E7">
                            <wp:extent cx="5593080" cy="3413760"/>
                            <wp:effectExtent l="0" t="0" r="7620" b="0"/>
                            <wp:docPr id="332969347" name="Рисунок 3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93080" cy="34137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70DEE" w:rsidRPr="002B23FB">
        <w:rPr>
          <w:noProof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7C98F315" wp14:editId="25FC540B">
                <wp:simplePos x="0" y="0"/>
                <wp:positionH relativeFrom="margin">
                  <wp:posOffset>-509270</wp:posOffset>
                </wp:positionH>
                <wp:positionV relativeFrom="page">
                  <wp:posOffset>391723</wp:posOffset>
                </wp:positionV>
                <wp:extent cx="2621666" cy="375449"/>
                <wp:effectExtent l="0" t="0" r="26670" b="24765"/>
                <wp:wrapNone/>
                <wp:docPr id="1306575081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>
                          <a:off x="0" y="0"/>
                          <a:ext cx="2621666" cy="37544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15E42C" w14:textId="152E66EA" w:rsidR="00770DEE" w:rsidRPr="005B18E5" w:rsidRDefault="00770DEE" w:rsidP="00770DEE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caps/>
                                <w:sz w:val="44"/>
                                <w:szCs w:val="44"/>
                              </w:rPr>
                            </w:pPr>
                            <w:r w:rsidRPr="005B18E5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КП Т.19</w:t>
                            </w:r>
                            <w:r w:rsidR="00CD6B5F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7</w:t>
                            </w:r>
                            <w:r w:rsidRPr="005B18E5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0</w:t>
                            </w:r>
                            <w:r w:rsidR="00CD6B5F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20</w:t>
                            </w:r>
                            <w:r w:rsidRPr="005B18E5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.401 ГЧ</w:t>
                            </w:r>
                          </w:p>
                          <w:p w14:paraId="2ADF661E" w14:textId="77777777" w:rsidR="00770DEE" w:rsidRPr="005B18E5" w:rsidRDefault="00770DEE" w:rsidP="00770DEE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8F315" id="_x0000_s1289" type="#_x0000_t202" style="position:absolute;margin-left:-40.1pt;margin-top:30.85pt;width:206.45pt;height:29.55pt;rotation:180;flip:x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" filled="f" strokecolor="white [3212]">
                <v:textbox>
                  <w:txbxContent>
                    <w:p w14:paraId="6815E42C" w14:textId="152E66EA" w:rsidR="00770DEE" w:rsidRPr="005B18E5" w:rsidRDefault="00770DEE" w:rsidP="00770DEE">
                      <w:pPr>
                        <w:jc w:val="center"/>
                        <w:rPr>
                          <w:rFonts w:ascii="ISOCPEUR" w:hAnsi="ISOCPEUR"/>
                          <w:i/>
                          <w:caps/>
                          <w:sz w:val="44"/>
                          <w:szCs w:val="44"/>
                        </w:rPr>
                      </w:pPr>
                      <w:r w:rsidRPr="005B18E5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КП Т.19</w:t>
                      </w:r>
                      <w:r w:rsidR="00CD6B5F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7</w:t>
                      </w:r>
                      <w:r w:rsidRPr="005B18E5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0</w:t>
                      </w:r>
                      <w:r w:rsidR="00CD6B5F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20</w:t>
                      </w:r>
                      <w:r w:rsidRPr="005B18E5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.401 ГЧ</w:t>
                      </w:r>
                    </w:p>
                    <w:p w14:paraId="2ADF661E" w14:textId="77777777" w:rsidR="00770DEE" w:rsidRPr="005B18E5" w:rsidRDefault="00770DEE" w:rsidP="00770DEE">
                      <w:pPr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770DEE" w:rsidRPr="00E7677A">
        <w:rPr>
          <w:noProof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49536" behindDoc="0" locked="0" layoutInCell="1" allowOverlap="1" wp14:anchorId="62CC5020" wp14:editId="532ACB91">
                <wp:simplePos x="0" y="0"/>
                <wp:positionH relativeFrom="column">
                  <wp:posOffset>2046247</wp:posOffset>
                </wp:positionH>
                <wp:positionV relativeFrom="paragraph">
                  <wp:posOffset>9300749</wp:posOffset>
                </wp:positionV>
                <wp:extent cx="2360930" cy="1404620"/>
                <wp:effectExtent l="0" t="0" r="0" b="1270"/>
                <wp:wrapNone/>
                <wp:docPr id="210204588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A86D6B" w14:textId="77777777" w:rsidR="00770DEE" w:rsidRPr="00721D5D" w:rsidRDefault="00770DEE" w:rsidP="00770DEE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 w:rsidRPr="00DB027D">
                              <w:rPr>
                                <w:rFonts w:ascii="ISOCPEUR" w:hAnsi="ISOCPEUR"/>
                                <w:i/>
                              </w:rPr>
                              <w:t xml:space="preserve">Диаграмма </w:t>
                            </w:r>
                            <w:r>
                              <w:rPr>
                                <w:rFonts w:ascii="ISOCPEUR" w:hAnsi="ISOCPEUR"/>
                                <w:i/>
                              </w:rPr>
                              <w:t>деятельности (для функции составления заказа)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CC5020" id="_x0000_s1290" type="#_x0000_t202" style="position:absolute;margin-left:161.1pt;margin-top:732.35pt;width:185.9pt;height:110.6pt;z-index:2516495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" filled="f" stroked="f">
                <v:textbox style="mso-fit-shape-to-text:t">
                  <w:txbxContent>
                    <w:p w14:paraId="35A86D6B" w14:textId="77777777" w:rsidR="00770DEE" w:rsidRPr="00721D5D" w:rsidRDefault="00770DEE" w:rsidP="00770DEE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 w:rsidRPr="00DB027D">
                        <w:rPr>
                          <w:rFonts w:ascii="ISOCPEUR" w:hAnsi="ISOCPEUR"/>
                          <w:i/>
                        </w:rPr>
                        <w:t xml:space="preserve">Диаграмма </w:t>
                      </w:r>
                      <w:r>
                        <w:rPr>
                          <w:rFonts w:ascii="ISOCPEUR" w:hAnsi="ISOCPEUR"/>
                          <w:i/>
                        </w:rPr>
                        <w:t>деятельности (для функции составления заказа)</w:t>
                      </w:r>
                    </w:p>
                  </w:txbxContent>
                </v:textbox>
              </v:shape>
            </w:pict>
          </mc:Fallback>
        </mc:AlternateContent>
      </w:r>
      <w:r w:rsidR="00770DEE">
        <w:rPr>
          <w:noProof/>
          <w:lang w:eastAsia="ru-RU"/>
        </w:rPr>
        <w:br w:type="page"/>
      </w:r>
      <w:r w:rsidR="00770DEE" w:rsidRPr="002B23FB">
        <w:rPr>
          <w:noProof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8" behindDoc="1" locked="0" layoutInCell="1" allowOverlap="1" wp14:anchorId="45CD2ABE" wp14:editId="6AED83C7">
                <wp:simplePos x="0" y="0"/>
                <wp:positionH relativeFrom="page">
                  <wp:posOffset>-32385</wp:posOffset>
                </wp:positionH>
                <wp:positionV relativeFrom="page">
                  <wp:posOffset>306070</wp:posOffset>
                </wp:positionV>
                <wp:extent cx="7448400" cy="10242000"/>
                <wp:effectExtent l="0" t="0" r="38735" b="26035"/>
                <wp:wrapNone/>
                <wp:docPr id="2102045886" name="Группа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48400" cy="10242000"/>
                          <a:chOff x="276" y="400"/>
                          <a:chExt cx="11330" cy="16039"/>
                        </a:xfrm>
                      </wpg:grpSpPr>
                      <wps:wsp>
                        <wps:cNvPr id="2102045887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9650" y="15284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g:grpSp>
                        <wpg:cNvPr id="1548902752" name="Group 97"/>
                        <wpg:cNvGrpSpPr>
                          <a:grpSpLocks/>
                        </wpg:cNvGrpSpPr>
                        <wpg:grpSpPr bwMode="auto">
                          <a:xfrm>
                            <a:off x="276" y="400"/>
                            <a:ext cx="11330" cy="16039"/>
                            <a:chOff x="276" y="400"/>
                            <a:chExt cx="11330" cy="16039"/>
                          </a:xfrm>
                        </wpg:grpSpPr>
                        <wps:wsp>
                          <wps:cNvPr id="1548902753" name="Line 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3" y="14559"/>
                              <a:ext cx="304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g:grpSp>
                          <wpg:cNvPr id="1548902754" name="Group 99"/>
                          <wpg:cNvGrpSpPr>
                            <a:grpSpLocks/>
                          </wpg:cNvGrpSpPr>
                          <wpg:grpSpPr bwMode="auto">
                            <a:xfrm>
                              <a:off x="276" y="400"/>
                              <a:ext cx="11330" cy="16039"/>
                              <a:chOff x="276" y="400"/>
                              <a:chExt cx="11330" cy="16039"/>
                            </a:xfrm>
                          </wpg:grpSpPr>
                          <wpg:grpSp>
                            <wpg:cNvPr id="1548902755" name="Group 100"/>
                            <wpg:cNvGrpSpPr>
                              <a:grpSpLocks/>
                            </wpg:cNvGrpSpPr>
                            <wpg:grpSpPr bwMode="auto">
                              <a:xfrm>
                                <a:off x="8817" y="14574"/>
                                <a:ext cx="296" cy="709"/>
                                <a:chOff x="8817" y="14028"/>
                                <a:chExt cx="296" cy="709"/>
                              </a:xfrm>
                            </wpg:grpSpPr>
                            <wps:wsp>
                              <wps:cNvPr id="1548902756" name="Line 1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817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1548902757" name="Lin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110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1548902758" name="Group 10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76" y="400"/>
                                <a:ext cx="11330" cy="16039"/>
                                <a:chOff x="276" y="400"/>
                                <a:chExt cx="11330" cy="16039"/>
                              </a:xfrm>
                            </wpg:grpSpPr>
                            <wps:wsp>
                              <wps:cNvPr id="1548902759" name="Line 1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4276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1548902760" name="Lin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3991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g:grpSp>
                              <wpg:cNvPr id="1548902761" name="Group 10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76" y="400"/>
                                  <a:ext cx="11330" cy="16039"/>
                                  <a:chOff x="276" y="400"/>
                                  <a:chExt cx="11330" cy="16039"/>
                                </a:xfrm>
                              </wpg:grpSpPr>
                              <wps:wsp>
                                <wps:cNvPr id="1548902762" name="Rectangle 10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41" y="15894"/>
                                    <a:ext cx="2928" cy="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8B12692" w14:textId="77777777" w:rsidR="00770DEE" w:rsidRDefault="00770DEE" w:rsidP="00770DEE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548902763" name="Text Box 1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721" y="14634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6F6F59A" w14:textId="77777777" w:rsidR="00770DEE" w:rsidRPr="0004185C" w:rsidRDefault="00770DEE" w:rsidP="00770DEE">
                                      <w:pPr>
                                        <w:pStyle w:val="a6"/>
                                        <w:jc w:val="center"/>
                                        <w:rPr>
                                          <w:sz w:val="24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548902764" name="Group 10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76" y="400"/>
                                    <a:ext cx="11330" cy="16039"/>
                                    <a:chOff x="276" y="400"/>
                                    <a:chExt cx="11330" cy="16039"/>
                                  </a:xfrm>
                                </wpg:grpSpPr>
                                <wpg:grpSp>
                                  <wpg:cNvPr id="1548902765" name="Group 11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61" y="15849"/>
                                      <a:ext cx="2419" cy="290"/>
                                      <a:chOff x="0" y="0"/>
                                      <a:chExt cx="19999" cy="25985"/>
                                    </a:xfrm>
                                  </wpg:grpSpPr>
                                  <wps:wsp>
                                    <wps:cNvPr id="1548902766" name="Rectangle 11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8856" cy="25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74F0B97" w14:textId="77777777" w:rsidR="00770DEE" w:rsidRPr="007C2329" w:rsidRDefault="00770DEE" w:rsidP="00770DEE">
                                          <w:pPr>
                                            <w:pStyle w:val="a6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7C2329"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Т</w:t>
                                          </w:r>
                                          <w:r w:rsidRPr="007C2329">
                                            <w:rPr>
                                              <w:sz w:val="20"/>
                                            </w:rPr>
                                            <w:t>. Контр.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548902767" name="Rectangle 11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7BD1A31" w14:textId="77777777" w:rsidR="00770DEE" w:rsidRDefault="00770DEE" w:rsidP="00770DEE">
                                          <w:pPr>
                                            <w:pStyle w:val="a6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548902768" name="Group 11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76" y="400"/>
                                      <a:ext cx="11330" cy="16039"/>
                                      <a:chOff x="276" y="400"/>
                                      <a:chExt cx="11330" cy="16039"/>
                                    </a:xfrm>
                                  </wpg:grpSpPr>
                                  <wps:wsp>
                                    <wps:cNvPr id="1548902769" name="Line 11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57" y="15354"/>
                                        <a:ext cx="3964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548902770" name="Line 11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0" y="15856"/>
                                        <a:ext cx="3961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548902771" name="Line 11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1" y="16142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548902772" name="Line 11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5" y="15596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g:grpSp>
                                    <wpg:cNvPr id="1548902773" name="Group 118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76" y="400"/>
                                        <a:ext cx="11330" cy="16039"/>
                                        <a:chOff x="276" y="400"/>
                                        <a:chExt cx="11330" cy="16039"/>
                                      </a:xfrm>
                                    </wpg:grpSpPr>
                                    <wpg:grpSp>
                                      <wpg:cNvPr id="1548902774" name="Group 119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4830"/>
                                          <a:ext cx="2606" cy="291"/>
                                          <a:chOff x="0" y="-73"/>
                                          <a:chExt cx="21547" cy="26058"/>
                                        </a:xfrm>
                                      </wpg:grpSpPr>
                                      <wps:wsp>
                                        <wps:cNvPr id="1548902776" name="Rectangle 12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4981155" w14:textId="77777777" w:rsidR="00770DEE" w:rsidRPr="007C2329" w:rsidRDefault="00770DEE" w:rsidP="00770DEE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 Разраб. Разраб.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548902777" name="Rectangle 121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0" y="-73"/>
                                            <a:ext cx="12267" cy="204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BC77CC1" w14:textId="65D61933" w:rsidR="00770DEE" w:rsidRPr="006D16E6" w:rsidRDefault="00770DEE" w:rsidP="00770DEE">
                                              <w:pPr>
                                                <w:pStyle w:val="a6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  <w:r w:rsidRPr="006D16E6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 xml:space="preserve">  </w:t>
                                              </w:r>
                                              <w:r w:rsidR="00445057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Тихомиров</w:t>
                                              </w:r>
                                              <w:r w:rsidR="00351CFA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 xml:space="preserve"> Е.</w:t>
                                              </w:r>
                                              <w:r w:rsidR="00445057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В</w:t>
                                              </w:r>
                                              <w:r w:rsidR="00351CFA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</w:p>
                                            <w:p w14:paraId="7F09C270" w14:textId="77777777" w:rsidR="00770DEE" w:rsidRPr="006D16E6" w:rsidRDefault="00770DEE" w:rsidP="00770DEE">
                                              <w:pPr>
                                                <w:pStyle w:val="a6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48902778" name="Group 122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5085"/>
                                          <a:ext cx="2606" cy="291"/>
                                          <a:chOff x="0" y="-74"/>
                                          <a:chExt cx="21547" cy="26059"/>
                                        </a:xfrm>
                                      </wpg:grpSpPr>
                                      <wps:wsp>
                                        <wps:cNvPr id="1548902779" name="Rectangle 12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2A7EA2A" w14:textId="77777777" w:rsidR="00770DEE" w:rsidRPr="007C2329" w:rsidRDefault="00770DEE" w:rsidP="00770DEE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 Провер. Провер.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548902780" name="Rectangle 12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0" y="-74"/>
                                            <a:ext cx="12267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58A2768" w14:textId="44DC89B0" w:rsidR="00770DEE" w:rsidRPr="004905FE" w:rsidRDefault="00770DEE" w:rsidP="00770DEE">
                                              <w:pPr>
                                                <w:pStyle w:val="a6"/>
                                                <w:rPr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</w:pPr>
                                              <w:r w:rsidRPr="004905FE">
                                                <w:rPr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  <w:t xml:space="preserve">  </w:t>
                                              </w:r>
                                              <w:r w:rsidR="004905FE" w:rsidRPr="004905FE"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szCs w:val="16"/>
                                                  <w:lang w:eastAsia="be-BY"/>
                                                </w:rPr>
                                                <w:t>Кривошеина</w:t>
                                              </w:r>
                                              <w:r w:rsidR="00351CFA" w:rsidRPr="004905FE">
                                                <w:rPr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  <w:t xml:space="preserve"> А.В.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48902781" name="Group 125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77" y="15594"/>
                                          <a:ext cx="2509" cy="290"/>
                                          <a:chOff x="0" y="0"/>
                                          <a:chExt cx="19999" cy="26102"/>
                                        </a:xfrm>
                                      </wpg:grpSpPr>
                                      <wps:wsp>
                                        <wps:cNvPr id="1548902782" name="Rectangle 126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6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2FC4079" w14:textId="77777777" w:rsidR="00770DEE" w:rsidRDefault="00770DEE" w:rsidP="00770DEE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Реценз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548902783" name="Rectangle 127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E289EE1" w14:textId="77777777" w:rsidR="00770DEE" w:rsidRPr="00790741" w:rsidRDefault="00770DEE" w:rsidP="00770DEE"/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46145024" name="Group 128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2" y="16135"/>
                                          <a:ext cx="2509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646145025" name="Rectangle 129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4AFD163" w14:textId="77777777" w:rsidR="00770DEE" w:rsidRDefault="00770DEE" w:rsidP="00770DEE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Утверд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646145026" name="Rectangle 13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A9ABBDD" w14:textId="77777777" w:rsidR="00770DEE" w:rsidRPr="007C2329" w:rsidRDefault="00770DEE" w:rsidP="00770DEE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46145027" name="Group 131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5" y="15341"/>
                                          <a:ext cx="2510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646145028" name="Rectangle 132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EF8CCA4" w14:textId="77777777" w:rsidR="00770DEE" w:rsidRDefault="00770DEE" w:rsidP="00770DEE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 xml:space="preserve"> Н.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Контр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646145029" name="Rectangle 13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517B640" w14:textId="77777777" w:rsidR="00770DEE" w:rsidRPr="007C2329" w:rsidRDefault="00770DEE" w:rsidP="00770DEE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46145030" name="Group 136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276" y="400"/>
                                          <a:ext cx="11330" cy="16039"/>
                                          <a:chOff x="276" y="400"/>
                                          <a:chExt cx="11330" cy="16039"/>
                                        </a:xfrm>
                                      </wpg:grpSpPr>
                                      <wps:wsp>
                                        <wps:cNvPr id="646145031" name="Line 137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1165" y="14829"/>
                                            <a:ext cx="3985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2540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</wps:spPr>
                                        <wps:bodyPr/>
                                      </wps:wsp>
                                      <wpg:grpSp>
                                        <wpg:cNvPr id="646145032" name="Group 138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1161" y="14534"/>
                                            <a:ext cx="3985" cy="322"/>
                                            <a:chOff x="1157" y="14052"/>
                                            <a:chExt cx="3841" cy="322"/>
                                          </a:xfrm>
                                        </wpg:grpSpPr>
                                        <wps:wsp>
                                          <wps:cNvPr id="646145033" name="Rectangle 139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2241" y="14052"/>
                                              <a:ext cx="1428" cy="3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EB1DCCB" w14:textId="77777777" w:rsidR="00770DEE" w:rsidRPr="007C2329" w:rsidRDefault="00770DEE" w:rsidP="00770DEE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7C2329">
                                                  <w:rPr>
                                                    <w:sz w:val="20"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№ 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</w:rPr>
                                                  <w:t>док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у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</w:rPr>
                                                  <w:t>м.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646145034" name="Rectangle 140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3669" y="14052"/>
                                              <a:ext cx="788" cy="3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F7683D7" w14:textId="77777777" w:rsidR="00770DEE" w:rsidRPr="003575CE" w:rsidRDefault="00770DEE" w:rsidP="00770DEE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3575CE">
                                                  <w:rPr>
                                                    <w:sz w:val="20"/>
                                                  </w:rPr>
                                                  <w:t>Под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</w:rPr>
                                                  <w:t>пись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646145035" name="Rectangle 141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4457" y="14052"/>
                                              <a:ext cx="541" cy="2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D5E00B0" w14:textId="77777777" w:rsidR="00770DEE" w:rsidRPr="003575CE" w:rsidRDefault="00770DEE" w:rsidP="00770DEE">
                                                <w:pPr>
                                                  <w:pStyle w:val="a6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Д</w:t>
                                                </w:r>
                                                <w:r w:rsidRPr="003575CE">
                                                  <w:rPr>
                                                    <w:sz w:val="20"/>
                                                  </w:rPr>
                                                  <w:t>ата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646145036" name="Line 142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4062"/>
                                              <a:ext cx="3841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646145037" name="Group 143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1161" y="14053"/>
                                              <a:ext cx="1055" cy="290"/>
                                              <a:chOff x="1179" y="14296"/>
                                              <a:chExt cx="1055" cy="290"/>
                                            </a:xfrm>
                                          </wpg:grpSpPr>
                                          <wps:wsp>
                                            <wps:cNvPr id="646145038" name="Rectangle 144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179" y="14296"/>
                                                <a:ext cx="443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260C3B2E" w14:textId="77777777" w:rsidR="00770DEE" w:rsidRPr="003575CE" w:rsidRDefault="00770DEE" w:rsidP="00770DEE">
                                                  <w:pPr>
                                                    <w:pStyle w:val="a6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 w:rsidRPr="003575CE">
                                                    <w:rPr>
                                                      <w:sz w:val="20"/>
                                                    </w:rPr>
                                                    <w:t>Изм.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46145039" name="Rectangle 145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682" y="14296"/>
                                                <a:ext cx="552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46392A9E" w14:textId="77777777" w:rsidR="00770DEE" w:rsidRPr="003575CE" w:rsidRDefault="00770DEE" w:rsidP="00770DEE">
                                                  <w:pPr>
                                                    <w:pStyle w:val="a6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 w:rsidRPr="003575CE">
                                                    <w:rPr>
                                                      <w:sz w:val="20"/>
                                                    </w:rPr>
                                                    <w:t>Лист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g:grpSp>
                                        <wpg:cNvPr id="646145040" name="Group 146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276" y="400"/>
                                            <a:ext cx="11330" cy="16039"/>
                                            <a:chOff x="276" y="400"/>
                                            <a:chExt cx="11330" cy="16039"/>
                                          </a:xfrm>
                                        </wpg:grpSpPr>
                                        <wps:wsp>
                                          <wps:cNvPr id="646145041" name="Line 147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5084"/>
                                              <a:ext cx="3964" cy="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s:wsp>
                                          <wps:cNvPr id="646145042" name="Line 148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8559" y="15294"/>
                                              <a:ext cx="3022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646145043" name="Group 149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5124" y="15587"/>
                                              <a:ext cx="6462" cy="3"/>
                                              <a:chOff x="4986" y="15084"/>
                                              <a:chExt cx="6240" cy="3"/>
                                            </a:xfrm>
                                          </wpg:grpSpPr>
                                          <wps:wsp>
                                            <wps:cNvPr id="646145044" name="Line 15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318" y="15085"/>
                                                <a:ext cx="2908" cy="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46145045" name="Line 151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4986" y="15084"/>
                                                <a:ext cx="334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</wpg:grpSp>
                                        <wpg:grpSp>
                                          <wpg:cNvPr id="646145046" name="Group 152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276" y="400"/>
                                              <a:ext cx="11330" cy="16039"/>
                                              <a:chOff x="276" y="400"/>
                                              <a:chExt cx="11330" cy="16039"/>
                                            </a:xfrm>
                                          </wpg:grpSpPr>
                                          <wps:wsp>
                                            <wps:cNvPr id="646145048" name="Line 153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541" y="14274"/>
                                                <a:ext cx="2" cy="2154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46145049" name="Line 154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725" y="13387"/>
                                                <a:ext cx="0" cy="14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46145050" name="Line 155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2314" y="13424"/>
                                                <a:ext cx="14" cy="301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46145051" name="Line 156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4585" y="13419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46145052" name="Line 15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165" y="13707"/>
                                                <a:ext cx="398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46145053" name="Line 158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3722" y="13424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46145054" name="Line 159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5146" y="13424"/>
                                                <a:ext cx="0" cy="3015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46145055" name="Line 16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5136" y="14274"/>
                                                <a:ext cx="6447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877003552" name="Group 16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9378" y="14271"/>
                                                <a:ext cx="886" cy="1003"/>
                                                <a:chOff x="9381" y="14274"/>
                                                <a:chExt cx="886" cy="947"/>
                                              </a:xfrm>
                                            </wpg:grpSpPr>
                                            <wps:wsp>
                                              <wps:cNvPr id="877003553" name="Line 162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9381" y="14274"/>
                                                  <a:ext cx="4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877003554" name="Line 163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0262" y="14274"/>
                                                  <a:ext cx="5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877003555" name="Group 164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584" y="14253"/>
                                                <a:ext cx="2928" cy="303"/>
                                                <a:chOff x="8357" y="14586"/>
                                                <a:chExt cx="2827" cy="283"/>
                                              </a:xfrm>
                                            </wpg:grpSpPr>
                                            <wps:wsp>
                                              <wps:cNvPr id="877003556" name="Rectangle 165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180" y="14586"/>
                                                  <a:ext cx="744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10CA5504" w14:textId="77777777" w:rsidR="00770DEE" w:rsidRPr="003575CE" w:rsidRDefault="00770DEE" w:rsidP="00770DEE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Масса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877003557" name="Rectangle 166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357" y="14586"/>
                                                  <a:ext cx="743" cy="28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63CDEAEA" w14:textId="77777777" w:rsidR="00770DEE" w:rsidRDefault="00770DEE" w:rsidP="00770DEE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18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</w:rPr>
                                                      <w:t>Лит</w:t>
                                                    </w:r>
                                                    <w:r>
                                                      <w:rPr>
                                                        <w:sz w:val="18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877003558" name="Rectangle 167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0011" y="14586"/>
                                                  <a:ext cx="1173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13A2D145" w14:textId="77777777" w:rsidR="00770DEE" w:rsidRPr="003575CE" w:rsidRDefault="00770DEE" w:rsidP="00770DEE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974661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Масштаб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877003559" name="Group 168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496" y="15296"/>
                                                <a:ext cx="2571" cy="303"/>
                                                <a:chOff x="8496" y="15296"/>
                                                <a:chExt cx="2571" cy="303"/>
                                              </a:xfrm>
                                            </wpg:grpSpPr>
                                            <wps:wsp>
                                              <wps:cNvPr id="877003560" name="Rectangle 169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496" y="15296"/>
                                                  <a:ext cx="1105" cy="26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6E52C7D1" w14:textId="77777777" w:rsidR="00770DEE" w:rsidRPr="003575CE" w:rsidRDefault="00770DEE" w:rsidP="00770DEE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3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877003561" name="Rectangle 170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853" y="15296"/>
                                                  <a:ext cx="1214" cy="3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42DF1122" w14:textId="77777777" w:rsidR="00770DEE" w:rsidRPr="003575CE" w:rsidRDefault="00770DEE" w:rsidP="00770DEE">
                                                    <w:pPr>
                                                      <w:pStyle w:val="a6"/>
                                                      <w:jc w:val="left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Листов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4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877003562" name="Group 17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276" y="400"/>
                                                <a:ext cx="11330" cy="16034"/>
                                                <a:chOff x="276" y="400"/>
                                                <a:chExt cx="11330" cy="16034"/>
                                              </a:xfrm>
                                            </wpg:grpSpPr>
                                            <wpg:grpSp>
                                              <wpg:cNvPr id="877003563" name="Group 172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276" y="7254"/>
                                                  <a:ext cx="555" cy="9162"/>
                                                  <a:chOff x="276" y="7254"/>
                                                  <a:chExt cx="555" cy="9162"/>
                                                </a:xfrm>
                                              </wpg:grpSpPr>
                                              <wps:wsp>
                                                <wps:cNvPr id="877003564" name="Text Box 173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5058"/>
                                                    <a:ext cx="540" cy="1358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7933B81C" w14:textId="77777777" w:rsidR="00770DEE" w:rsidRPr="00BE2BC1" w:rsidRDefault="00770DEE" w:rsidP="00770DEE">
                                                      <w:pPr>
                                                        <w:pStyle w:val="a6"/>
                                                        <w:rPr>
                                                          <w:sz w:val="20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Инв.№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подл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877003565" name="Text Box 174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3133"/>
                                                    <a:ext cx="540" cy="17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1C400450" w14:textId="77777777" w:rsidR="00770DEE" w:rsidRPr="00BE2BC1" w:rsidRDefault="00770DEE" w:rsidP="00770DEE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Подп. 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877003566" name="Text Box 175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1394"/>
                                                    <a:ext cx="540" cy="14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0E39483A" w14:textId="77777777" w:rsidR="00770DEE" w:rsidRPr="00BE2BC1" w:rsidRDefault="00770DEE" w:rsidP="00770DEE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Взам.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нв.№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877003567" name="Text Box 176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9234"/>
                                                    <a:ext cx="540" cy="19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4AA756A1" w14:textId="77777777" w:rsidR="00770DEE" w:rsidRPr="00BE2BC1" w:rsidRDefault="00770DEE" w:rsidP="00770DEE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Инв.№дубл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877003568" name="Text Box 177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91" y="7254"/>
                                                    <a:ext cx="540" cy="1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44C7343C" w14:textId="77777777" w:rsidR="00770DEE" w:rsidRPr="00BE2BC1" w:rsidRDefault="00770DEE" w:rsidP="00770DEE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Подп. 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877003569" name="Group 178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426" y="400"/>
                                                  <a:ext cx="11180" cy="16034"/>
                                                  <a:chOff x="426" y="400"/>
                                                  <a:chExt cx="11180" cy="16034"/>
                                                </a:xfrm>
                                              </wpg:grpSpPr>
                                              <wps:wsp>
                                                <wps:cNvPr id="877003570" name="Line 179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1165" y="13407"/>
                                                    <a:ext cx="10440" cy="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877003571" name="Group 180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426" y="400"/>
                                                    <a:ext cx="11180" cy="16034"/>
                                                    <a:chOff x="426" y="400"/>
                                                    <a:chExt cx="11180" cy="16034"/>
                                                  </a:xfrm>
                                                </wpg:grpSpPr>
                                                <wpg:grpSp>
                                                  <wpg:cNvPr id="877003572" name="Group 181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426" y="400"/>
                                                      <a:ext cx="11180" cy="16034"/>
                                                      <a:chOff x="426" y="400"/>
                                                      <a:chExt cx="11180" cy="16034"/>
                                                    </a:xfrm>
                                                  </wpg:grpSpPr>
                                                  <wps:wsp>
                                                    <wps:cNvPr id="877003573" name="Rectangle 182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1166" y="400"/>
                                                        <a:ext cx="10440" cy="16034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:ln>
                                                    </wps:spPr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877003574" name="Group 183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426" y="7161"/>
                                                        <a:ext cx="735" cy="9273"/>
                                                        <a:chOff x="426" y="7161"/>
                                                        <a:chExt cx="735" cy="8668"/>
                                                      </a:xfrm>
                                                    </wpg:grpSpPr>
                                                    <wps:wsp>
                                                      <wps:cNvPr id="877003575" name="Line 184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26" y="158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877003576" name="Line 185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441" y="7174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877003577" name="Line 186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>
                                                          <a:off x="426" y="7174"/>
                                                          <a:ext cx="731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877003578" name="Line 187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696" y="7161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877003579" name="Line 188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905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877003580" name="Line 189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09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877003581" name="Line 190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253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877003582" name="Line 191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454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  <wps:wsp>
                                                  <wps:cNvPr id="982379808" name="Line 192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>
                                                      <a:off x="1161" y="1134"/>
                                                      <a:ext cx="3912" cy="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982379809" name="Line 193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 flipV="1">
                                                      <a:off x="5061" y="414"/>
                                                      <a:ext cx="0" cy="72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</wpg:grpSp>
                                          </wpg:grpSp>
                                        </wpg:grpSp>
                                        <wps:wsp>
                                          <wps:cNvPr id="982379810" name="Text Box 194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5841" y="13476"/>
                                              <a:ext cx="5220" cy="7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BB665D1" w14:textId="69A83EDC" w:rsidR="00770DEE" w:rsidRPr="005B18E5" w:rsidRDefault="00770DEE" w:rsidP="00770DEE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</w:pPr>
                                                <w:r w:rsidRPr="005B18E5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КП Т.</w:t>
                                                </w:r>
                                                <w:r w:rsidRPr="005B18E5">
                                                  <w:rPr>
                                                    <w:caps/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19</w:t>
                                                </w:r>
                                                <w:r w:rsidR="001D0258">
                                                  <w:rPr>
                                                    <w:caps/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7</w:t>
                                                </w:r>
                                                <w:r w:rsidRPr="005B18E5">
                                                  <w:rPr>
                                                    <w:caps/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0</w:t>
                                                </w:r>
                                                <w:r w:rsidR="001D0258">
                                                  <w:rPr>
                                                    <w:caps/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20</w:t>
                                                </w:r>
                                                <w:r w:rsidRPr="005B18E5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.401 ГЧ Т.ХХХХХХ.401 ГЧ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CD2ABE" id="_x0000_s1291" style="position:absolute;margin-left:-2.55pt;margin-top:24.1pt;width:586.5pt;height:806.45pt;z-index:-251658232;mso-position-horizontal-relative:page;mso-position-vertical-relative:page" coordorigin="276,400" coordsize="11330,16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">
                <v:line id="Line 96" o:spid="_x0000_s1292" style="position:absolute;visibility:visible;mso-wrap-style:square" from="9650,15284" to="9650,15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" strokeweight="2pt"/>
                <v:group id="Group 97" o:spid="_x0000_s1293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">
                  <v:line id="Line 98" o:spid="_x0000_s1294" style="position:absolute;visibility:visible;mso-wrap-style:square" from="8543,14559" to="11591,14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" strokeweight="2pt"/>
                  <v:group id="Group 99" o:spid="_x0000_s1295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">
                    <v:group id="Group 100" o:spid="_x0000_s1296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">
                      <v:line id="Line 101" o:spid="_x0000_s1297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" strokeweight="1pt"/>
                      <v:line id="Line 102" o:spid="_x0000_s1298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" strokeweight="1pt"/>
                    </v:group>
                    <v:group id="Group 103" o:spid="_x0000_s1299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">
                      <v:line id="Line 104" o:spid="_x0000_s1300" style="position:absolute;visibility:visible;mso-wrap-style:square" from="1165,14276" to="5150,14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" strokeweight="1pt"/>
                      <v:line id="Line 105" o:spid="_x0000_s1301" style="position:absolute;visibility:visible;mso-wrap-style:square" from="1165,13991" to="5150,13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" strokeweight="1pt"/>
                      <v:group id="Group 106" o:spid="_x0000_s1302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">
                        <v:rect id="Rectangle 107" o:spid="_x0000_s1303" style="position:absolute;left:8541;top:15894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" filled="f" stroked="f">
                          <v:textbox inset="1pt,1pt,1pt,1pt">
                            <w:txbxContent>
                              <w:p w14:paraId="58B12692" w14:textId="77777777" w:rsidR="00770DEE" w:rsidRDefault="00770DEE" w:rsidP="00770DEE">
                                <w:pPr>
                                  <w:pStyle w:val="a6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shape id="Text Box 108" o:spid="_x0000_s1304" type="#_x0000_t202" style="position:absolute;left:8721;top:14634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" filled="f" stroked="f">
                          <v:textbox>
                            <w:txbxContent>
                              <w:p w14:paraId="66F6F59A" w14:textId="77777777" w:rsidR="00770DEE" w:rsidRPr="0004185C" w:rsidRDefault="00770DEE" w:rsidP="00770DEE">
                                <w:pPr>
                                  <w:pStyle w:val="a6"/>
                                  <w:jc w:val="center"/>
                                  <w:rPr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sz w:val="24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shape>
                        <v:group id="Group 109" o:spid="_x0000_s1305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">
                          <v:group id="Group 110" o:spid="_x0000_s1306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">
                            <v:rect id="Rectangle 111" o:spid="_x0000_s1307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" filled="f" stroked="f">
                              <v:textbox inset="1pt,1pt,1pt,1pt">
                                <w:txbxContent>
                                  <w:p w14:paraId="474F0B97" w14:textId="77777777" w:rsidR="00770DEE" w:rsidRPr="007C2329" w:rsidRDefault="00770DEE" w:rsidP="00770DEE">
                                    <w:pPr>
                                      <w:pStyle w:val="a6"/>
                                      <w:rPr>
                                        <w:sz w:val="20"/>
                                      </w:rPr>
                                    </w:pPr>
                                    <w:r w:rsidRPr="007C2329">
                                      <w:rPr>
                                        <w:sz w:val="20"/>
                                        <w:lang w:val="ru-RU"/>
                                      </w:rPr>
                                      <w:t>Т</w:t>
                                    </w:r>
                                    <w:r w:rsidRPr="007C2329">
                                      <w:rPr>
                                        <w:sz w:val="20"/>
                                      </w:rPr>
                                      <w:t>. Контр.</w:t>
                                    </w:r>
                                  </w:p>
                                </w:txbxContent>
                              </v:textbox>
                            </v:rect>
                            <v:rect id="Rectangle 112" o:spid="_x0000_s130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" filled="f" stroked="f">
                              <v:textbox inset="1pt,1pt,1pt,1pt">
                                <w:txbxContent>
                                  <w:p w14:paraId="47BD1A31" w14:textId="77777777" w:rsidR="00770DEE" w:rsidRDefault="00770DEE" w:rsidP="00770DEE">
                                    <w:pPr>
                                      <w:pStyle w:val="a6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Group 113" o:spid="_x0000_s1309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">
                            <v:line id="Line 114" o:spid="_x0000_s1310" style="position:absolute;visibility:visible;mso-wrap-style:square" from="1157,15354" to="5121,15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" strokeweight="1pt"/>
                            <v:line id="Line 115" o:spid="_x0000_s1311" style="position:absolute;visibility:visible;mso-wrap-style:square" from="1160,15856" to="5121,15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" strokeweight="1pt"/>
                            <v:line id="Line 116" o:spid="_x0000_s1312" style="position:absolute;visibility:visible;mso-wrap-style:square" from="1161,16142" to="5146,16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" strokeweight="1pt"/>
                            <v:line id="Line 117" o:spid="_x0000_s1313" style="position:absolute;visibility:visible;mso-wrap-style:square" from="1165,15596" to="5150,15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" strokeweight="1pt"/>
                            <v:group id="Group 118" o:spid="_x0000_s1314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">
                              <v:group id="Group 119" o:spid="_x0000_s1315" style="position:absolute;left:1161;top:14830;width:2606;height:291" coordorigin=",-73" coordsize="21547,26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">
                                <v:rect id="Rectangle 120" o:spid="_x0000_s1316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44981155" w14:textId="77777777" w:rsidR="00770DEE" w:rsidRPr="007C2329" w:rsidRDefault="00770DEE" w:rsidP="00770DEE">
                                        <w:pPr>
                                          <w:pStyle w:val="a6"/>
                                          <w:rPr>
                                            <w:sz w:val="20"/>
                                          </w:rPr>
                                        </w:pP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 xml:space="preserve"> Разраб. Разраб.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1" o:spid="_x0000_s1317" style="position:absolute;left:9280;top:-73;width:12267;height:20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0BC77CC1" w14:textId="65D61933" w:rsidR="00770DEE" w:rsidRPr="006D16E6" w:rsidRDefault="00770DEE" w:rsidP="00770DEE">
                                        <w:pPr>
                                          <w:pStyle w:val="a6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  <w:r w:rsidRPr="006D16E6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 xml:space="preserve">  </w:t>
                                        </w:r>
                                        <w:r w:rsidR="00445057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Тихомиров</w:t>
                                        </w:r>
                                        <w:r w:rsidR="00351CFA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 xml:space="preserve"> Е.</w:t>
                                        </w:r>
                                        <w:r w:rsidR="00445057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В</w:t>
                                        </w:r>
                                        <w:r w:rsidR="00351CFA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  <w:p w14:paraId="7F09C270" w14:textId="77777777" w:rsidR="00770DEE" w:rsidRPr="006D16E6" w:rsidRDefault="00770DEE" w:rsidP="00770DEE">
                                        <w:pPr>
                                          <w:pStyle w:val="a6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2" o:spid="_x0000_s1318" style="position:absolute;left:1161;top:15085;width:2606;height:291" coordorigin=",-74" coordsize="21547,2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">
                                <v:rect id="Rectangle 123" o:spid="_x0000_s1319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12A7EA2A" w14:textId="77777777" w:rsidR="00770DEE" w:rsidRPr="007C2329" w:rsidRDefault="00770DEE" w:rsidP="00770DEE">
                                        <w:pPr>
                                          <w:pStyle w:val="a6"/>
                                          <w:rPr>
                                            <w:sz w:val="20"/>
                                          </w:rPr>
                                        </w:pP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 xml:space="preserve"> Провер. Провер.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4" o:spid="_x0000_s1320" style="position:absolute;left:9280;top:-74;width:1226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758A2768" w14:textId="44DC89B0" w:rsidR="00770DEE" w:rsidRPr="004905FE" w:rsidRDefault="00770DEE" w:rsidP="00770DEE">
                                        <w:pPr>
                                          <w:pStyle w:val="a6"/>
                                          <w:rPr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r w:rsidRPr="004905FE">
                                          <w:rPr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 xml:space="preserve">  </w:t>
                                        </w:r>
                                        <w:r w:rsidR="004905FE" w:rsidRPr="004905FE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eastAsia="be-BY"/>
                                          </w:rPr>
                                          <w:t>Кривошеина</w:t>
                                        </w:r>
                                        <w:r w:rsidR="00351CFA" w:rsidRPr="004905FE">
                                          <w:rPr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 xml:space="preserve"> А.В.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5" o:spid="_x0000_s1321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">
                                <v:rect id="Rectangle 126" o:spid="_x0000_s1322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12FC4079" w14:textId="77777777" w:rsidR="00770DEE" w:rsidRDefault="00770DEE" w:rsidP="00770DEE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Реценз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7" o:spid="_x0000_s132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6E289EE1" w14:textId="77777777" w:rsidR="00770DEE" w:rsidRPr="00790741" w:rsidRDefault="00770DEE" w:rsidP="00770DEE"/>
                                    </w:txbxContent>
                                  </v:textbox>
                                </v:rect>
                              </v:group>
                              <v:group id="Group 128" o:spid="_x0000_s1324" style="position:absolute;left:1162;top:16135;width:250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">
                                <v:rect id="Rectangle 129" o:spid="_x0000_s1325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44AFD163" w14:textId="77777777" w:rsidR="00770DEE" w:rsidRDefault="00770DEE" w:rsidP="00770DEE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Утверд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0" o:spid="_x0000_s132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3A9ABBDD" w14:textId="77777777" w:rsidR="00770DEE" w:rsidRPr="007C2329" w:rsidRDefault="00770DEE" w:rsidP="00770DEE">
                                        <w:pPr>
                                          <w:pStyle w:val="a6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1" o:spid="_x0000_s1327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">
                                <v:rect id="Rectangle 132" o:spid="_x0000_s1328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" filled="f" stroked="f">
                                  <v:textbox inset="1pt,1pt,1pt,1pt">
                                    <w:txbxContent>
                                      <w:p w14:paraId="0EF8CCA4" w14:textId="77777777" w:rsidR="00770DEE" w:rsidRDefault="00770DEE" w:rsidP="00770DEE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 xml:space="preserve"> Н.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Контр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3" o:spid="_x0000_s132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2517B640" w14:textId="77777777" w:rsidR="00770DEE" w:rsidRPr="007C2329" w:rsidRDefault="00770DEE" w:rsidP="00770DEE">
                                        <w:pPr>
                                          <w:pStyle w:val="a6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6" o:spid="_x0000_s1330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">
                                <v:line id="Line 137" o:spid="_x0000_s1331" style="position:absolute;visibility:visible;mso-wrap-style:square" from="1165,14829" to="5150,14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" strokeweight="2pt"/>
                                <v:group id="Group 138" o:spid="_x0000_s1332" style="position:absolute;left:1161;top:14534;width:3985;height:322" coordorigin="1157,14052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">
                                  <v:rect id="Rectangle 139" o:spid="_x0000_s1333" style="position:absolute;left:2241;top:14052;width:142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" filled="f" stroked="f">
                                    <v:textbox inset="1pt,1pt,1pt,1pt">
                                      <w:txbxContent>
                                        <w:p w14:paraId="2EB1DCCB" w14:textId="77777777" w:rsidR="00770DEE" w:rsidRPr="007C2329" w:rsidRDefault="00770DEE" w:rsidP="00770DE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7C2329">
                                            <w:rPr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 xml:space="preserve">№ 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</w:rPr>
                                            <w:t>док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у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</w:rPr>
                                            <w:t>м.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Rectangle 140" o:spid="_x0000_s1334" style="position:absolute;left:3669;top:14052;width:788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" filled="f" stroked="f">
                                    <v:textbox inset="1pt,1pt,1pt,1pt">
                                      <w:txbxContent>
                                        <w:p w14:paraId="7F7683D7" w14:textId="77777777" w:rsidR="00770DEE" w:rsidRPr="003575CE" w:rsidRDefault="00770DEE" w:rsidP="00770DE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3575CE">
                                            <w:rPr>
                                              <w:sz w:val="20"/>
                                            </w:rPr>
                                            <w:t>Под</w:t>
                                          </w:r>
                                          <w:r>
                                            <w:rPr>
                                              <w:sz w:val="20"/>
                                            </w:rPr>
                                            <w:t>пись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Rectangle 141" o:spid="_x0000_s1335" style="position:absolute;left:4457;top:14052;width:541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" filled="f" stroked="f">
                                    <v:textbox inset="1pt,1pt,1pt,1pt">
                                      <w:txbxContent>
                                        <w:p w14:paraId="7D5E00B0" w14:textId="77777777" w:rsidR="00770DEE" w:rsidRPr="003575CE" w:rsidRDefault="00770DEE" w:rsidP="00770DEE">
                                          <w:pPr>
                                            <w:pStyle w:val="a6"/>
                                            <w:rPr>
                                              <w:sz w:val="20"/>
                                            </w:rPr>
                                          </w:pPr>
                                          <w:r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Д</w:t>
                                          </w:r>
                                          <w:r w:rsidRPr="003575CE">
                                            <w:rPr>
                                              <w:sz w:val="20"/>
                                            </w:rPr>
                                            <w:t>ата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line id="Line 142" o:spid="_x0000_s1336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" strokeweight="2pt"/>
                                  <v:group id="Group 143" o:spid="_x0000_s1337" style="position:absolute;left:1161;top:14053;width:1055;height:290" coordorigin="1179,14296" coordsize="105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">
                                    <v:rect id="Rectangle 144" o:spid="_x0000_s1338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" filled="f" stroked="f">
                                      <v:textbox inset="1pt,1pt,1pt,1pt">
                                        <w:txbxContent>
                                          <w:p w14:paraId="260C3B2E" w14:textId="77777777" w:rsidR="00770DEE" w:rsidRPr="003575CE" w:rsidRDefault="00770DEE" w:rsidP="00770DEE">
                                            <w:pPr>
                                              <w:pStyle w:val="a6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 w:rsidRPr="003575CE">
                                              <w:rPr>
                                                <w:sz w:val="20"/>
                                              </w:rPr>
                                              <w:t>Изм.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45" o:spid="_x0000_s1339" style="position:absolute;left:1682;top:14296;width:55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" filled="f" stroked="f">
                                      <v:textbox inset="1pt,1pt,1pt,1pt">
                                        <w:txbxContent>
                                          <w:p w14:paraId="46392A9E" w14:textId="77777777" w:rsidR="00770DEE" w:rsidRPr="003575CE" w:rsidRDefault="00770DEE" w:rsidP="00770DEE">
                                            <w:pPr>
                                              <w:pStyle w:val="a6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 w:rsidRPr="003575CE">
                                              <w:rPr>
                                                <w:sz w:val="20"/>
                                              </w:rPr>
                                              <w:t>Лист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</v:group>
                                <v:group id="Group 146" o:spid="_x0000_s1340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">
                                  <v:line id="Line 147" o:spid="_x0000_s1341" style="position:absolute;visibility:visible;mso-wrap-style:square" from="1157,15084" to="5121,1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" strokeweight="1pt"/>
                                  <v:line id="Line 148" o:spid="_x0000_s1342" style="position:absolute;visibility:visible;mso-wrap-style:square" from="8559,15294" to="11581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" strokeweight="2pt"/>
                                  <v:group id="Group 149" o:spid="_x0000_s1343" style="position:absolute;left:5124;top:15587;width:6462;height:3" coordorigin="4986,15084" coordsize="62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">
                                    <v:line id="Line 150" o:spid="_x0000_s1344" style="position:absolute;visibility:visible;mso-wrap-style:square" from="8318,15085" to="11226,1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" strokeweight="2pt"/>
                                    <v:line id="Line 151" o:spid="_x0000_s1345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" strokeweight="2pt"/>
                                  </v:group>
                                  <v:group id="Group 152" o:spid="_x0000_s1346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">
                                    <v:line id="Line 153" o:spid="_x0000_s1347" style="position:absolute;visibility:visible;mso-wrap-style:square" from="8541,14274" to="8543,16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" strokeweight="2pt"/>
                                    <v:line id="Line 154" o:spid="_x0000_s1348" style="position:absolute;visibility:visible;mso-wrap-style:square" from="1725,13387" to="1725,14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" strokeweight="2pt"/>
                                    <v:line id="Line 155" o:spid="_x0000_s1349" style="position:absolute;visibility:visible;mso-wrap-style:square" from="2314,13424" to="2328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" strokeweight="2pt"/>
                                    <v:line id="Line 156" o:spid="_x0000_s1350" style="position:absolute;flip:y;visibility:visible;mso-wrap-style:square" from="4585,13419" to="4585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" strokeweight="2pt"/>
                                    <v:line id="Line 157" o:spid="_x0000_s1351" style="position:absolute;visibility:visible;mso-wrap-style:square" from="1165,13707" to="5150,13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" strokeweight="1pt"/>
                                    <v:line id="Line 158" o:spid="_x0000_s1352" style="position:absolute;flip:y;visibility:visible;mso-wrap-style:square" from="3722,13424" to="3722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" strokeweight="2pt"/>
                                    <v:line id="Line 159" o:spid="_x0000_s1353" style="position:absolute;flip:y;visibility:visible;mso-wrap-style:square" from="5146,13424" to="5146,16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" strokeweight="2pt"/>
                                    <v:line id="Line 160" o:spid="_x0000_s1354" style="position:absolute;visibility:visible;mso-wrap-style:square" from="5136,14274" to="11583,14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" strokeweight="2pt"/>
                                    <v:group id="Group 161" o:spid="_x0000_s1355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">
                                      <v:line id="Line 162" o:spid="_x0000_s1356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" strokeweight="2pt"/>
                                      <v:line id="Line 163" o:spid="_x0000_s1357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" strokeweight="2pt"/>
                                    </v:group>
                                    <v:group id="Group 164" o:spid="_x0000_s1358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">
                                      <v:rect id="Rectangle 165" o:spid="_x0000_s1359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" filled="f" stroked="f">
                                        <v:textbox inset="1pt,1pt,1pt,1pt">
                                          <w:txbxContent>
                                            <w:p w14:paraId="10CA5504" w14:textId="77777777" w:rsidR="00770DEE" w:rsidRPr="003575CE" w:rsidRDefault="00770DEE" w:rsidP="00770DEE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Масса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6" o:spid="_x0000_s1360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" filled="f" stroked="f">
                                        <v:textbox inset="1pt,1pt,1pt,1pt">
                                          <w:txbxContent>
                                            <w:p w14:paraId="63CDEAEA" w14:textId="77777777" w:rsidR="00770DEE" w:rsidRDefault="00770DEE" w:rsidP="00770DEE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</w:rPr>
                                                <w:t>Лит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7" o:spid="_x0000_s1361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" filled="f" stroked="f">
                                        <v:textbox inset="1pt,1pt,1pt,1pt">
                                          <w:txbxContent>
                                            <w:p w14:paraId="13A2D145" w14:textId="77777777" w:rsidR="00770DEE" w:rsidRPr="003575CE" w:rsidRDefault="00770DEE" w:rsidP="00770DEE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974661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Масштаб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68" o:spid="_x0000_s1362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">
                                      <v:rect id="Rectangle 169" o:spid="_x0000_s1363" style="position:absolute;left:8496;top:15296;width:110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" filled="f" stroked="f">
                                        <v:textbox inset="1pt,1pt,1pt,1pt">
                                          <w:txbxContent>
                                            <w:p w14:paraId="6E52C7D1" w14:textId="77777777" w:rsidR="00770DEE" w:rsidRPr="003575CE" w:rsidRDefault="00770DEE" w:rsidP="00770DEE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3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70" o:spid="_x0000_s1364" style="position:absolute;left:9853;top:15296;width:121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" filled="f" stroked="f">
                                        <v:textbox inset="1pt,1pt,1pt,1pt">
                                          <w:txbxContent>
                                            <w:p w14:paraId="42DF1122" w14:textId="77777777" w:rsidR="00770DEE" w:rsidRPr="003575CE" w:rsidRDefault="00770DEE" w:rsidP="00770DEE">
                                              <w:pPr>
                                                <w:pStyle w:val="a6"/>
                                                <w:jc w:val="left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Листов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4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71" o:spid="_x0000_s1365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">
                                      <v:group id="Group 172" o:spid="_x0000_s1366" style="position:absolute;left:276;top:7254;width:555;height:9162" coordorigin="276,7254" coordsize="555,9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">
                                        <v:shape id="Text Box 173" o:spid="_x0000_s1367" type="#_x0000_t202" style="position:absolute;left:276;top:15058;width:540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" stroked="f">
                                          <v:textbox style="layout-flow:vertical;mso-layout-flow-alt:bottom-to-top">
                                            <w:txbxContent>
                                              <w:p w14:paraId="7933B81C" w14:textId="77777777" w:rsidR="00770DEE" w:rsidRPr="00BE2BC1" w:rsidRDefault="00770DEE" w:rsidP="00770DEE">
                                                <w:pPr>
                                                  <w:pStyle w:val="a6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Инв.№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подл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4" o:spid="_x0000_s1368" type="#_x0000_t202" style="position:absolute;left:276;top:13133;width:540;height:1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" stroked="f">
                                          <v:textbox style="layout-flow:vertical;mso-layout-flow-alt:bottom-to-top">
                                            <w:txbxContent>
                                              <w:p w14:paraId="1C400450" w14:textId="77777777" w:rsidR="00770DEE" w:rsidRPr="00BE2BC1" w:rsidRDefault="00770DEE" w:rsidP="00770DEE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Подп.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5" o:spid="_x0000_s1369" type="#_x0000_t202" style="position:absolute;left:276;top:11394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" stroked="f">
                                          <v:textbox style="layout-flow:vertical;mso-layout-flow-alt:bottom-to-top">
                                            <w:txbxContent>
                                              <w:p w14:paraId="0E39483A" w14:textId="77777777" w:rsidR="00770DEE" w:rsidRPr="00BE2BC1" w:rsidRDefault="00770DEE" w:rsidP="00770DEE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Взам.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нв.№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6" o:spid="_x0000_s1370" type="#_x0000_t202" style="position:absolute;left:276;top:9234;width:540;height:1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" stroked="f">
                                          <v:textbox style="layout-flow:vertical;mso-layout-flow-alt:bottom-to-top">
                                            <w:txbxContent>
                                              <w:p w14:paraId="4AA756A1" w14:textId="77777777" w:rsidR="00770DEE" w:rsidRPr="00BE2BC1" w:rsidRDefault="00770DEE" w:rsidP="00770DEE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Инв.№дубл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7" o:spid="_x0000_s1371" type="#_x0000_t202" style="position:absolute;left:291;top:7254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" stroked="f">
                                          <v:textbox style="layout-flow:vertical;mso-layout-flow-alt:bottom-to-top">
                                            <w:txbxContent>
                                              <w:p w14:paraId="44C7343C" w14:textId="77777777" w:rsidR="00770DEE" w:rsidRPr="00BE2BC1" w:rsidRDefault="00770DEE" w:rsidP="00770DEE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Подп.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</v:group>
                                      <v:group id="Group 178" o:spid="_x0000_s1372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">
                                        <v:line id="Line 179" o:spid="_x0000_s1373" style="position:absolute;visibility:visible;mso-wrap-style:square" from="1165,13407" to="11605,13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" strokeweight="2pt"/>
                                        <v:group id="Group 180" o:spid="_x0000_s1374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">
                                          <v:group id="Group 181" o:spid="_x0000_s1375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">
                                            <v:rect id="Rectangle 182" o:spid="_x0000_s1376" style="position:absolute;left:1166;top:400;width:10440;height:16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" filled="f" strokeweight="2pt"/>
                                            <v:group id="Group 183" o:spid="_x0000_s1377" style="position:absolute;left:426;top:7161;width:735;height:9273" coordorigin="426,7161" coordsize="735,8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">
                                              <v:line id="Line 184" o:spid="_x0000_s1378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" strokeweight="2pt"/>
                                              <v:line id="Line 185" o:spid="_x0000_s1379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" strokeweight="2pt"/>
                                              <v:line id="Line 186" o:spid="_x0000_s1380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" strokeweight="2pt"/>
                                              <v:line id="Line 187" o:spid="_x0000_s1381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" strokeweight="2pt"/>
                                              <v:line id="Line 188" o:spid="_x0000_s1382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" strokeweight="2pt"/>
                                              <v:line id="Line 189" o:spid="_x0000_s1383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" strokeweight="2pt"/>
                                              <v:line id="Line 190" o:spid="_x0000_s1384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" strokeweight="2pt"/>
                                              <v:line id="Line 191" o:spid="_x0000_s1385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" strokeweight="2pt"/>
                                            </v:group>
                                          </v:group>
                                          <v:line id="Line 192" o:spid="_x0000_s1386" style="position:absolute;visibility:visible;mso-wrap-style:square" from="1161,1134" to="5073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" strokeweight="2pt"/>
                                          <v:line id="Line 193" o:spid="_x0000_s1387" style="position:absolute;flip:y;visibility:visible;mso-wrap-style:square" from="5061,414" to="506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" strokeweight="2pt"/>
                                        </v:group>
                                      </v:group>
                                    </v:group>
                                  </v:group>
                                  <v:shape id="Text Box 194" o:spid="_x0000_s1388" type="#_x0000_t202" style="position:absolute;left:5841;top:13476;width:5220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" filled="f" stroked="f">
                                    <v:textbox>
                                      <w:txbxContent>
                                        <w:p w14:paraId="0BB665D1" w14:textId="69A83EDC" w:rsidR="00770DEE" w:rsidRPr="005B18E5" w:rsidRDefault="00770DEE" w:rsidP="00770DE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</w:pPr>
                                          <w:r w:rsidRPr="005B18E5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КП Т.</w:t>
                                          </w:r>
                                          <w:r w:rsidRPr="005B18E5">
                                            <w:rPr>
                                              <w:caps/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19</w:t>
                                          </w:r>
                                          <w:r w:rsidR="001D0258">
                                            <w:rPr>
                                              <w:caps/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7</w:t>
                                          </w:r>
                                          <w:r w:rsidRPr="005B18E5">
                                            <w:rPr>
                                              <w:caps/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0</w:t>
                                          </w:r>
                                          <w:r w:rsidR="001D0258">
                                            <w:rPr>
                                              <w:caps/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20</w:t>
                                          </w:r>
                                          <w:r w:rsidRPr="005B18E5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.401 ГЧ Т.ХХХХХХ.401 ГЧ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14:paraId="7BC50B23" w14:textId="77777777" w:rsidR="00770DEE" w:rsidRDefault="00770DEE" w:rsidP="00770DEE">
      <w:pPr>
        <w:rPr>
          <w:noProof/>
          <w:lang w:eastAsia="ru-RU"/>
        </w:rPr>
        <w:sectPr w:rsidR="00770DEE" w:rsidSect="00770DEE">
          <w:pgSz w:w="11906" w:h="16838" w:code="9"/>
          <w:pgMar w:top="1134" w:right="851" w:bottom="1134" w:left="1701" w:header="709" w:footer="709" w:gutter="0"/>
          <w:pgNumType w:start="3"/>
          <w:cols w:space="708"/>
          <w:titlePg/>
          <w:docGrid w:linePitch="360"/>
        </w:sectPr>
      </w:pPr>
    </w:p>
    <w:p w14:paraId="51493513" w14:textId="7A82B81A" w:rsidR="00770DEE" w:rsidRDefault="004434F0" w:rsidP="00770DEE">
      <w:pPr>
        <w:rPr>
          <w:noProof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3DDC106" wp14:editId="6C450641">
                <wp:simplePos x="0" y="0"/>
                <wp:positionH relativeFrom="column">
                  <wp:posOffset>-179383</wp:posOffset>
                </wp:positionH>
                <wp:positionV relativeFrom="paragraph">
                  <wp:posOffset>1040471</wp:posOffset>
                </wp:positionV>
                <wp:extent cx="6168788" cy="5622878"/>
                <wp:effectExtent l="0" t="0" r="22860" b="16510"/>
                <wp:wrapNone/>
                <wp:docPr id="405458084" name="Text Box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8788" cy="56228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2C9F4A" w14:textId="0DF8C691" w:rsidR="004434F0" w:rsidRDefault="005C50B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687CA6" wp14:editId="3C70106A">
                                  <wp:extent cx="5979160" cy="4358640"/>
                                  <wp:effectExtent l="0" t="0" r="2540" b="3810"/>
                                  <wp:docPr id="1290761616" name="Рисунок 344" descr="Изображение выглядит как текст, снимок экрана, число, Шрифт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90761616" name="Рисунок 344" descr="Изображение выглядит как текст, снимок экрана, число, Шрифт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79692" cy="435902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DDC106" id="Text Box 341" o:spid="_x0000_s1389" type="#_x0000_t202" style="position:absolute;margin-left:-14.1pt;margin-top:81.95pt;width:485.75pt;height:442.75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" fillcolor="white [3201]" strokeweight=".5pt">
                <v:textbox>
                  <w:txbxContent>
                    <w:p w14:paraId="332C9F4A" w14:textId="0DF8C691" w:rsidR="004434F0" w:rsidRDefault="005C50BC">
                      <w:r>
                        <w:rPr>
                          <w:noProof/>
                        </w:rPr>
                        <w:drawing>
                          <wp:inline distT="0" distB="0" distL="0" distR="0" wp14:anchorId="36687CA6" wp14:editId="3C70106A">
                            <wp:extent cx="5979160" cy="4358640"/>
                            <wp:effectExtent l="0" t="0" r="2540" b="3810"/>
                            <wp:docPr id="1290761616" name="Рисунок 344" descr="Изображение выглядит как текст, снимок экрана, число, Шрифт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90761616" name="Рисунок 344" descr="Изображение выглядит как текст, снимок экрана, число, Шрифт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79692" cy="435902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24C50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52608" behindDoc="0" locked="0" layoutInCell="1" allowOverlap="1" wp14:anchorId="2B5C1B57" wp14:editId="42C99A55">
                <wp:simplePos x="0" y="0"/>
                <wp:positionH relativeFrom="column">
                  <wp:posOffset>2065343</wp:posOffset>
                </wp:positionH>
                <wp:positionV relativeFrom="paragraph">
                  <wp:posOffset>8381380</wp:posOffset>
                </wp:positionV>
                <wp:extent cx="2330157" cy="814653"/>
                <wp:effectExtent l="0" t="0" r="0" b="5080"/>
                <wp:wrapNone/>
                <wp:docPr id="173082730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0157" cy="81465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19ACA3" w14:textId="4D599DD3" w:rsidR="00770DEE" w:rsidRDefault="00770DEE" w:rsidP="00770DEE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 w:rsidRPr="00DB027D">
                              <w:rPr>
                                <w:rFonts w:ascii="ISOCPEUR" w:hAnsi="ISOCPEUR"/>
                                <w:i/>
                              </w:rPr>
                              <w:t>Разработка</w:t>
                            </w:r>
                            <w:r w:rsidR="00C24C50">
                              <w:rPr>
                                <w:rFonts w:ascii="ISOCPEUR" w:hAnsi="ISOCPEUR"/>
                                <w:i/>
                              </w:rPr>
                              <w:t xml:space="preserve"> </w:t>
                            </w:r>
                            <w:r w:rsidRPr="00DB027D">
                              <w:rPr>
                                <w:rFonts w:ascii="ISOCPEUR" w:hAnsi="ISOCPEUR"/>
                                <w:i/>
                              </w:rPr>
                              <w:t xml:space="preserve">автоматизированного рабочего места </w:t>
                            </w:r>
                            <w:r w:rsidR="00C24C50">
                              <w:rPr>
                                <w:rFonts w:ascii="ISOCPEUR" w:hAnsi="ISOCPEUR"/>
                                <w:i/>
                              </w:rPr>
                              <w:t xml:space="preserve">сотрудника </w:t>
                            </w:r>
                          </w:p>
                          <w:p w14:paraId="1A541C59" w14:textId="17C8182C" w:rsidR="005C50BC" w:rsidRPr="00DB027D" w:rsidRDefault="005C50BC" w:rsidP="00770DEE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</w:rPr>
                              <w:t>онлайн-ресторана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C1B57" id="_x0000_s1390" type="#_x0000_t202" style="position:absolute;margin-left:162.65pt;margin-top:659.95pt;width:183.5pt;height:64.15pt;z-index:251652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" filled="f" stroked="f">
                <v:textbox>
                  <w:txbxContent>
                    <w:p w14:paraId="7719ACA3" w14:textId="4D599DD3" w:rsidR="00770DEE" w:rsidRDefault="00770DEE" w:rsidP="00770DEE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 w:rsidRPr="00DB027D">
                        <w:rPr>
                          <w:rFonts w:ascii="ISOCPEUR" w:hAnsi="ISOCPEUR"/>
                          <w:i/>
                        </w:rPr>
                        <w:t>Разработка</w:t>
                      </w:r>
                      <w:r w:rsidR="00C24C50">
                        <w:rPr>
                          <w:rFonts w:ascii="ISOCPEUR" w:hAnsi="ISOCPEUR"/>
                          <w:i/>
                        </w:rPr>
                        <w:t xml:space="preserve"> </w:t>
                      </w:r>
                      <w:r w:rsidRPr="00DB027D">
                        <w:rPr>
                          <w:rFonts w:ascii="ISOCPEUR" w:hAnsi="ISOCPEUR"/>
                          <w:i/>
                        </w:rPr>
                        <w:t xml:space="preserve">автоматизированного рабочего места </w:t>
                      </w:r>
                      <w:r w:rsidR="00C24C50">
                        <w:rPr>
                          <w:rFonts w:ascii="ISOCPEUR" w:hAnsi="ISOCPEUR"/>
                          <w:i/>
                        </w:rPr>
                        <w:t xml:space="preserve">сотрудника </w:t>
                      </w:r>
                    </w:p>
                    <w:p w14:paraId="1A541C59" w14:textId="17C8182C" w:rsidR="005C50BC" w:rsidRPr="00DB027D" w:rsidRDefault="005C50BC" w:rsidP="00770DEE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>
                        <w:rPr>
                          <w:rFonts w:ascii="ISOCPEUR" w:hAnsi="ISOCPEUR"/>
                          <w:i/>
                        </w:rPr>
                        <w:t>онлайн-ресторана</w:t>
                      </w:r>
                    </w:p>
                  </w:txbxContent>
                </v:textbox>
              </v:shape>
            </w:pict>
          </mc:Fallback>
        </mc:AlternateContent>
      </w:r>
      <w:r w:rsidR="00770DEE" w:rsidRPr="002B23FB">
        <w:rPr>
          <w:noProof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34E55172" wp14:editId="5C724878">
                <wp:simplePos x="0" y="0"/>
                <wp:positionH relativeFrom="margin">
                  <wp:posOffset>-457200</wp:posOffset>
                </wp:positionH>
                <wp:positionV relativeFrom="page">
                  <wp:posOffset>325337</wp:posOffset>
                </wp:positionV>
                <wp:extent cx="2621666" cy="375449"/>
                <wp:effectExtent l="0" t="0" r="26670" b="24765"/>
                <wp:wrapNone/>
                <wp:docPr id="1306575082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>
                          <a:off x="0" y="0"/>
                          <a:ext cx="2621666" cy="37544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D24846" w14:textId="05F9C8E7" w:rsidR="00770DEE" w:rsidRPr="005B18E5" w:rsidRDefault="00770DEE" w:rsidP="00770DEE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caps/>
                                <w:sz w:val="44"/>
                                <w:szCs w:val="44"/>
                              </w:rPr>
                            </w:pPr>
                            <w:r w:rsidRPr="005B18E5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КП Т.19</w:t>
                            </w:r>
                            <w:r w:rsidR="00CD6B5F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7</w:t>
                            </w:r>
                            <w:r w:rsidRPr="005B18E5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0</w:t>
                            </w:r>
                            <w:r w:rsidR="00CD6B5F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20</w:t>
                            </w:r>
                            <w:r w:rsidRPr="005B18E5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.401 ГЧ</w:t>
                            </w:r>
                          </w:p>
                          <w:p w14:paraId="192B7096" w14:textId="77777777" w:rsidR="00770DEE" w:rsidRPr="005B18E5" w:rsidRDefault="00770DEE" w:rsidP="00770DEE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55172" id="_x0000_s1391" type="#_x0000_t202" style="position:absolute;margin-left:-36pt;margin-top:25.6pt;width:206.45pt;height:29.55pt;rotation:180;flip:x;z-index:251660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" filled="f" strokecolor="white [3212]">
                <v:textbox>
                  <w:txbxContent>
                    <w:p w14:paraId="37D24846" w14:textId="05F9C8E7" w:rsidR="00770DEE" w:rsidRPr="005B18E5" w:rsidRDefault="00770DEE" w:rsidP="00770DEE">
                      <w:pPr>
                        <w:jc w:val="center"/>
                        <w:rPr>
                          <w:rFonts w:ascii="ISOCPEUR" w:hAnsi="ISOCPEUR"/>
                          <w:i/>
                          <w:caps/>
                          <w:sz w:val="44"/>
                          <w:szCs w:val="44"/>
                        </w:rPr>
                      </w:pPr>
                      <w:r w:rsidRPr="005B18E5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КП Т.19</w:t>
                      </w:r>
                      <w:r w:rsidR="00CD6B5F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7</w:t>
                      </w:r>
                      <w:r w:rsidRPr="005B18E5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0</w:t>
                      </w:r>
                      <w:r w:rsidR="00CD6B5F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20</w:t>
                      </w:r>
                      <w:r w:rsidRPr="005B18E5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.401 ГЧ</w:t>
                      </w:r>
                    </w:p>
                    <w:p w14:paraId="192B7096" w14:textId="77777777" w:rsidR="00770DEE" w:rsidRPr="005B18E5" w:rsidRDefault="00770DEE" w:rsidP="00770DEE">
                      <w:pPr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770DEE" w:rsidRPr="00E7677A">
        <w:rPr>
          <w:noProof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4656" behindDoc="0" locked="0" layoutInCell="1" allowOverlap="1" wp14:anchorId="27531D6E" wp14:editId="4641021D">
                <wp:simplePos x="0" y="0"/>
                <wp:positionH relativeFrom="column">
                  <wp:posOffset>2078821</wp:posOffset>
                </wp:positionH>
                <wp:positionV relativeFrom="paragraph">
                  <wp:posOffset>9170541</wp:posOffset>
                </wp:positionV>
                <wp:extent cx="2170739" cy="607038"/>
                <wp:effectExtent l="0" t="0" r="0" b="3175"/>
                <wp:wrapNone/>
                <wp:docPr id="173082730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0739" cy="60703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83587C" w14:textId="77777777" w:rsidR="00770DEE" w:rsidRPr="00721D5D" w:rsidRDefault="00770DEE" w:rsidP="00770DEE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 w:rsidRPr="00DB027D">
                              <w:rPr>
                                <w:rFonts w:ascii="ISOCPEUR" w:hAnsi="ISOCPEUR"/>
                                <w:i/>
                              </w:rPr>
                              <w:t xml:space="preserve">Диаграмма </w:t>
                            </w:r>
                            <w:r>
                              <w:rPr>
                                <w:rFonts w:ascii="ISOCPEUR" w:hAnsi="ISOCPEUR"/>
                                <w:i/>
                              </w:rPr>
                              <w:t>последовательности (для функции составления заказа)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31D6E" id="_x0000_s1392" type="#_x0000_t202" style="position:absolute;margin-left:163.7pt;margin-top:722.1pt;width:170.9pt;height:47.8pt;z-index:251654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" filled="f" stroked="f">
                <v:textbox>
                  <w:txbxContent>
                    <w:p w14:paraId="1583587C" w14:textId="77777777" w:rsidR="00770DEE" w:rsidRPr="00721D5D" w:rsidRDefault="00770DEE" w:rsidP="00770DEE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 w:rsidRPr="00DB027D">
                        <w:rPr>
                          <w:rFonts w:ascii="ISOCPEUR" w:hAnsi="ISOCPEUR"/>
                          <w:i/>
                        </w:rPr>
                        <w:t xml:space="preserve">Диаграмма </w:t>
                      </w:r>
                      <w:r>
                        <w:rPr>
                          <w:rFonts w:ascii="ISOCPEUR" w:hAnsi="ISOCPEUR"/>
                          <w:i/>
                        </w:rPr>
                        <w:t>последовательности (для функции составления заказа)</w:t>
                      </w:r>
                    </w:p>
                  </w:txbxContent>
                </v:textbox>
              </v:shape>
            </w:pict>
          </mc:Fallback>
        </mc:AlternateContent>
      </w:r>
      <w:r w:rsidR="00770DEE" w:rsidRPr="002B23FB">
        <w:rPr>
          <w:noProof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54" behindDoc="0" locked="0" layoutInCell="1" allowOverlap="1" wp14:anchorId="7AB419E0" wp14:editId="6A51B1D0">
                <wp:simplePos x="0" y="0"/>
                <wp:positionH relativeFrom="page">
                  <wp:align>left</wp:align>
                </wp:positionH>
                <wp:positionV relativeFrom="margin">
                  <wp:posOffset>-465716</wp:posOffset>
                </wp:positionV>
                <wp:extent cx="7447915" cy="10241915"/>
                <wp:effectExtent l="0" t="0" r="38735" b="26035"/>
                <wp:wrapNone/>
                <wp:docPr id="24" name="Группа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47915" cy="10241915"/>
                          <a:chOff x="276" y="400"/>
                          <a:chExt cx="11330" cy="16039"/>
                        </a:xfrm>
                      </wpg:grpSpPr>
                      <wps:wsp>
                        <wps:cNvPr id="25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9650" y="15284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g:grpSp>
                        <wpg:cNvPr id="27" name="Group 97"/>
                        <wpg:cNvGrpSpPr>
                          <a:grpSpLocks/>
                        </wpg:cNvGrpSpPr>
                        <wpg:grpSpPr bwMode="auto">
                          <a:xfrm>
                            <a:off x="276" y="400"/>
                            <a:ext cx="11330" cy="16039"/>
                            <a:chOff x="276" y="400"/>
                            <a:chExt cx="11330" cy="16039"/>
                          </a:xfrm>
                        </wpg:grpSpPr>
                        <wps:wsp>
                          <wps:cNvPr id="28" name="Line 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3" y="14559"/>
                              <a:ext cx="304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g:grpSp>
                          <wpg:cNvPr id="30" name="Group 99"/>
                          <wpg:cNvGrpSpPr>
                            <a:grpSpLocks/>
                          </wpg:cNvGrpSpPr>
                          <wpg:grpSpPr bwMode="auto">
                            <a:xfrm>
                              <a:off x="276" y="400"/>
                              <a:ext cx="11330" cy="16039"/>
                              <a:chOff x="276" y="400"/>
                              <a:chExt cx="11330" cy="16039"/>
                            </a:xfrm>
                          </wpg:grpSpPr>
                          <wpg:grpSp>
                            <wpg:cNvPr id="31" name="Group 100"/>
                            <wpg:cNvGrpSpPr>
                              <a:grpSpLocks/>
                            </wpg:cNvGrpSpPr>
                            <wpg:grpSpPr bwMode="auto">
                              <a:xfrm>
                                <a:off x="8817" y="14574"/>
                                <a:ext cx="296" cy="709"/>
                                <a:chOff x="8817" y="14028"/>
                                <a:chExt cx="296" cy="709"/>
                              </a:xfrm>
                            </wpg:grpSpPr>
                            <wps:wsp>
                              <wps:cNvPr id="1578599904" name="Line 1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817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1578599906" name="Lin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110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1578599907" name="Group 10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76" y="400"/>
                                <a:ext cx="11330" cy="16039"/>
                                <a:chOff x="276" y="400"/>
                                <a:chExt cx="11330" cy="16039"/>
                              </a:xfrm>
                            </wpg:grpSpPr>
                            <wps:wsp>
                              <wps:cNvPr id="1578599908" name="Line 1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4276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1578599909" name="Lin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3991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g:grpSp>
                              <wpg:cNvPr id="1578599910" name="Group 10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76" y="400"/>
                                  <a:ext cx="11330" cy="16039"/>
                                  <a:chOff x="276" y="400"/>
                                  <a:chExt cx="11330" cy="16039"/>
                                </a:xfrm>
                              </wpg:grpSpPr>
                              <wps:wsp>
                                <wps:cNvPr id="1578599911" name="Rectangle 10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41" y="15894"/>
                                    <a:ext cx="2928" cy="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C8DEE06" w14:textId="77777777" w:rsidR="00770DEE" w:rsidRDefault="00770DEE" w:rsidP="00770DEE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578599912" name="Text Box 1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721" y="14634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6FBBB8F" w14:textId="77777777" w:rsidR="00770DEE" w:rsidRPr="0004185C" w:rsidRDefault="00770DEE" w:rsidP="00770DEE">
                                      <w:pPr>
                                        <w:pStyle w:val="a6"/>
                                        <w:jc w:val="center"/>
                                        <w:rPr>
                                          <w:sz w:val="24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578599913" name="Group 10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76" y="400"/>
                                    <a:ext cx="11330" cy="16039"/>
                                    <a:chOff x="276" y="400"/>
                                    <a:chExt cx="11330" cy="16039"/>
                                  </a:xfrm>
                                </wpg:grpSpPr>
                                <wpg:grpSp>
                                  <wpg:cNvPr id="1578599914" name="Group 11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61" y="15849"/>
                                      <a:ext cx="2419" cy="290"/>
                                      <a:chOff x="0" y="0"/>
                                      <a:chExt cx="19999" cy="25985"/>
                                    </a:xfrm>
                                  </wpg:grpSpPr>
                                  <wps:wsp>
                                    <wps:cNvPr id="1578599915" name="Rectangle 11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8856" cy="25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2B0652B" w14:textId="77777777" w:rsidR="00770DEE" w:rsidRPr="007C2329" w:rsidRDefault="00770DEE" w:rsidP="00770DEE">
                                          <w:pPr>
                                            <w:pStyle w:val="a6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7C2329"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Т</w:t>
                                          </w:r>
                                          <w:r w:rsidRPr="007C2329">
                                            <w:rPr>
                                              <w:sz w:val="20"/>
                                            </w:rPr>
                                            <w:t>. Контр.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578599916" name="Rectangle 11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A48921E" w14:textId="77777777" w:rsidR="00770DEE" w:rsidRDefault="00770DEE" w:rsidP="00770DEE">
                                          <w:pPr>
                                            <w:pStyle w:val="a6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578599917" name="Group 11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76" y="400"/>
                                      <a:ext cx="11330" cy="16039"/>
                                      <a:chOff x="276" y="400"/>
                                      <a:chExt cx="11330" cy="16039"/>
                                    </a:xfrm>
                                  </wpg:grpSpPr>
                                  <wps:wsp>
                                    <wps:cNvPr id="1578599918" name="Line 11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57" y="15354"/>
                                        <a:ext cx="3964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578599919" name="Line 11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0" y="15856"/>
                                        <a:ext cx="3961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578599920" name="Line 11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1" y="16142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578599921" name="Line 11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5" y="15596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g:grpSp>
                                    <wpg:cNvPr id="1578599922" name="Group 118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76" y="400"/>
                                        <a:ext cx="11330" cy="16039"/>
                                        <a:chOff x="276" y="400"/>
                                        <a:chExt cx="11330" cy="16039"/>
                                      </a:xfrm>
                                    </wpg:grpSpPr>
                                    <wpg:grpSp>
                                      <wpg:cNvPr id="1578599923" name="Group 119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4830"/>
                                          <a:ext cx="2606" cy="291"/>
                                          <a:chOff x="0" y="-73"/>
                                          <a:chExt cx="21547" cy="26058"/>
                                        </a:xfrm>
                                      </wpg:grpSpPr>
                                      <wps:wsp>
                                        <wps:cNvPr id="1578599924" name="Rectangle 12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A7B4544" w14:textId="77777777" w:rsidR="00770DEE" w:rsidRPr="007C2329" w:rsidRDefault="00770DEE" w:rsidP="00770DEE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 Разраб. Разраб.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578599925" name="Rectangle 121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0" y="-73"/>
                                            <a:ext cx="12267" cy="204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249BC9E" w14:textId="1817A69D" w:rsidR="00770DEE" w:rsidRPr="006D16E6" w:rsidRDefault="00770DEE" w:rsidP="00770DEE">
                                              <w:pPr>
                                                <w:pStyle w:val="a6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  <w:r w:rsidRPr="006D16E6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 xml:space="preserve">  </w:t>
                                              </w:r>
                                              <w:r w:rsidR="00445057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Тихомиров</w:t>
                                              </w:r>
                                              <w:r w:rsidR="00351CFA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 xml:space="preserve"> Е.</w:t>
                                              </w:r>
                                              <w:r w:rsidR="00445057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В</w:t>
                                              </w:r>
                                              <w:r w:rsidR="00351CFA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</w:p>
                                            <w:p w14:paraId="31D5A35C" w14:textId="77777777" w:rsidR="00770DEE" w:rsidRPr="006D16E6" w:rsidRDefault="00770DEE" w:rsidP="00770DEE">
                                              <w:pPr>
                                                <w:pStyle w:val="a6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78599926" name="Group 122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5085"/>
                                          <a:ext cx="2606" cy="291"/>
                                          <a:chOff x="0" y="-74"/>
                                          <a:chExt cx="21547" cy="26059"/>
                                        </a:xfrm>
                                      </wpg:grpSpPr>
                                      <wps:wsp>
                                        <wps:cNvPr id="1578599927" name="Rectangle 12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D6C20A2" w14:textId="77777777" w:rsidR="00770DEE" w:rsidRPr="007C2329" w:rsidRDefault="00770DEE" w:rsidP="00770DEE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 Провер. Провер.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578599928" name="Rectangle 12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0" y="-74"/>
                                            <a:ext cx="12267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A8F7975" w14:textId="2B8629AB" w:rsidR="00770DEE" w:rsidRPr="004905FE" w:rsidRDefault="00770DEE" w:rsidP="00770DEE">
                                              <w:pPr>
                                                <w:pStyle w:val="a6"/>
                                                <w:rPr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</w:pPr>
                                              <w:r w:rsidRPr="004905FE">
                                                <w:rPr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  <w:t xml:space="preserve">  </w:t>
                                              </w:r>
                                              <w:r w:rsidR="004905FE" w:rsidRPr="004905FE"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szCs w:val="16"/>
                                                  <w:lang w:eastAsia="be-BY"/>
                                                </w:rPr>
                                                <w:t>Кривошеина</w:t>
                                              </w:r>
                                              <w:r w:rsidR="003356A2" w:rsidRPr="004905FE">
                                                <w:rPr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  <w:t xml:space="preserve"> А.В.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78599929" name="Group 125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77" y="15594"/>
                                          <a:ext cx="2509" cy="290"/>
                                          <a:chOff x="0" y="0"/>
                                          <a:chExt cx="19999" cy="26102"/>
                                        </a:xfrm>
                                      </wpg:grpSpPr>
                                      <wps:wsp>
                                        <wps:cNvPr id="1578599930" name="Rectangle 126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6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DD436E8" w14:textId="77777777" w:rsidR="00770DEE" w:rsidRDefault="00770DEE" w:rsidP="00770DEE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Реценз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578599931" name="Rectangle 127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3E002DD" w14:textId="77777777" w:rsidR="00770DEE" w:rsidRPr="00790741" w:rsidRDefault="00770DEE" w:rsidP="00770DEE"/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78599932" name="Group 128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2" y="16135"/>
                                          <a:ext cx="2509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1578599933" name="Rectangle 129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74C7A21" w14:textId="77777777" w:rsidR="00770DEE" w:rsidRDefault="00770DEE" w:rsidP="00770DEE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Утверд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578599934" name="Rectangle 13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1132404" w14:textId="77777777" w:rsidR="00770DEE" w:rsidRPr="007C2329" w:rsidRDefault="00770DEE" w:rsidP="00770DEE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78599935" name="Group 131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5" y="15341"/>
                                          <a:ext cx="2510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33" name="Rectangle 132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1049850" w14:textId="77777777" w:rsidR="00770DEE" w:rsidRDefault="00770DEE" w:rsidP="00770DEE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 xml:space="preserve"> Н.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Контр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35" name="Rectangle 13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762D86B" w14:textId="77777777" w:rsidR="00770DEE" w:rsidRPr="007C2329" w:rsidRDefault="00770DEE" w:rsidP="00770DEE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36" name="Group 136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276" y="400"/>
                                          <a:ext cx="11330" cy="16039"/>
                                          <a:chOff x="276" y="400"/>
                                          <a:chExt cx="11330" cy="16039"/>
                                        </a:xfrm>
                                      </wpg:grpSpPr>
                                      <wps:wsp>
                                        <wps:cNvPr id="37" name="Line 137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1165" y="14829"/>
                                            <a:ext cx="3985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2540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</wps:spPr>
                                        <wps:bodyPr/>
                                      </wps:wsp>
                                      <wpg:grpSp>
                                        <wpg:cNvPr id="38" name="Group 138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1161" y="14534"/>
                                            <a:ext cx="3985" cy="322"/>
                                            <a:chOff x="1157" y="14052"/>
                                            <a:chExt cx="3841" cy="322"/>
                                          </a:xfrm>
                                        </wpg:grpSpPr>
                                        <wps:wsp>
                                          <wps:cNvPr id="40" name="Rectangle 139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2241" y="14052"/>
                                              <a:ext cx="1428" cy="3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96D1A89" w14:textId="77777777" w:rsidR="00770DEE" w:rsidRPr="007C2329" w:rsidRDefault="00770DEE" w:rsidP="00770DEE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7C2329">
                                                  <w:rPr>
                                                    <w:sz w:val="20"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№ 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</w:rPr>
                                                  <w:t>док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у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</w:rPr>
                                                  <w:t>м.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42" name="Rectangle 140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3669" y="14052"/>
                                              <a:ext cx="788" cy="3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44390D0" w14:textId="77777777" w:rsidR="00770DEE" w:rsidRPr="003575CE" w:rsidRDefault="00770DEE" w:rsidP="00770DEE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3575CE">
                                                  <w:rPr>
                                                    <w:sz w:val="20"/>
                                                  </w:rPr>
                                                  <w:t>Под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</w:rPr>
                                                  <w:t>пись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43" name="Rectangle 141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4457" y="14052"/>
                                              <a:ext cx="541" cy="2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6DEEB08" w14:textId="77777777" w:rsidR="00770DEE" w:rsidRPr="003575CE" w:rsidRDefault="00770DEE" w:rsidP="00770DEE">
                                                <w:pPr>
                                                  <w:pStyle w:val="a6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Д</w:t>
                                                </w:r>
                                                <w:r w:rsidRPr="003575CE">
                                                  <w:rPr>
                                                    <w:sz w:val="20"/>
                                                  </w:rPr>
                                                  <w:t>ата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44" name="Line 142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4062"/>
                                              <a:ext cx="3841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45" name="Group 143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1161" y="14053"/>
                                              <a:ext cx="1055" cy="290"/>
                                              <a:chOff x="1179" y="14296"/>
                                              <a:chExt cx="1055" cy="290"/>
                                            </a:xfrm>
                                          </wpg:grpSpPr>
                                          <wps:wsp>
                                            <wps:cNvPr id="46" name="Rectangle 144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179" y="14296"/>
                                                <a:ext cx="443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00246BFF" w14:textId="77777777" w:rsidR="00770DEE" w:rsidRPr="003575CE" w:rsidRDefault="00770DEE" w:rsidP="00770DEE">
                                                  <w:pPr>
                                                    <w:pStyle w:val="a6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 w:rsidRPr="003575CE">
                                                    <w:rPr>
                                                      <w:sz w:val="20"/>
                                                    </w:rPr>
                                                    <w:t>Изм.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7" name="Rectangle 145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682" y="14296"/>
                                                <a:ext cx="552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60FCE288" w14:textId="77777777" w:rsidR="00770DEE" w:rsidRPr="003575CE" w:rsidRDefault="00770DEE" w:rsidP="00770DEE">
                                                  <w:pPr>
                                                    <w:pStyle w:val="a6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 w:rsidRPr="003575CE">
                                                    <w:rPr>
                                                      <w:sz w:val="20"/>
                                                    </w:rPr>
                                                    <w:t>Лист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g:grpSp>
                                        <wpg:cNvPr id="48" name="Group 146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276" y="400"/>
                                            <a:ext cx="11330" cy="16039"/>
                                            <a:chOff x="276" y="400"/>
                                            <a:chExt cx="11330" cy="16039"/>
                                          </a:xfrm>
                                        </wpg:grpSpPr>
                                        <wps:wsp>
                                          <wps:cNvPr id="49" name="Line 147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5084"/>
                                              <a:ext cx="3964" cy="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s:wsp>
                                          <wps:cNvPr id="50" name="Line 148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8559" y="15294"/>
                                              <a:ext cx="3022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51" name="Group 149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5124" y="15587"/>
                                              <a:ext cx="6462" cy="3"/>
                                              <a:chOff x="4986" y="15084"/>
                                              <a:chExt cx="6240" cy="3"/>
                                            </a:xfrm>
                                          </wpg:grpSpPr>
                                          <wps:wsp>
                                            <wps:cNvPr id="52" name="Line 15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318" y="15085"/>
                                                <a:ext cx="2908" cy="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53" name="Line 151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4986" y="15084"/>
                                                <a:ext cx="334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</wpg:grpSp>
                                        <wpg:grpSp>
                                          <wpg:cNvPr id="54" name="Group 152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276" y="400"/>
                                              <a:ext cx="11330" cy="16039"/>
                                              <a:chOff x="276" y="400"/>
                                              <a:chExt cx="11330" cy="16039"/>
                                            </a:xfrm>
                                          </wpg:grpSpPr>
                                          <wps:wsp>
                                            <wps:cNvPr id="55" name="Line 153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541" y="14274"/>
                                                <a:ext cx="2" cy="2154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56" name="Line 154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725" y="13387"/>
                                                <a:ext cx="0" cy="14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57" name="Line 155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2314" y="13424"/>
                                                <a:ext cx="14" cy="301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58" name="Line 156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4585" y="13419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59" name="Line 15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165" y="13707"/>
                                                <a:ext cx="398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0" name="Line 158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3722" y="13424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1" name="Line 159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5146" y="13424"/>
                                                <a:ext cx="0" cy="3015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2" name="Line 16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5136" y="14274"/>
                                                <a:ext cx="6447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63" name="Group 16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9378" y="14271"/>
                                                <a:ext cx="886" cy="1003"/>
                                                <a:chOff x="9381" y="14274"/>
                                                <a:chExt cx="886" cy="947"/>
                                              </a:xfrm>
                                            </wpg:grpSpPr>
                                            <wps:wsp>
                                              <wps:cNvPr id="1588747136" name="Line 162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9381" y="14274"/>
                                                  <a:ext cx="4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588747137" name="Line 163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0262" y="14274"/>
                                                  <a:ext cx="5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1588747138" name="Group 164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584" y="14253"/>
                                                <a:ext cx="2928" cy="303"/>
                                                <a:chOff x="8357" y="14586"/>
                                                <a:chExt cx="2827" cy="283"/>
                                              </a:xfrm>
                                            </wpg:grpSpPr>
                                            <wps:wsp>
                                              <wps:cNvPr id="1588747139" name="Rectangle 165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180" y="14586"/>
                                                  <a:ext cx="744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611FB442" w14:textId="77777777" w:rsidR="00770DEE" w:rsidRPr="003575CE" w:rsidRDefault="00770DEE" w:rsidP="00770DEE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Масса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588747140" name="Rectangle 166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357" y="14586"/>
                                                  <a:ext cx="743" cy="28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48C0BB09" w14:textId="77777777" w:rsidR="00770DEE" w:rsidRDefault="00770DEE" w:rsidP="00770DEE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18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</w:rPr>
                                                      <w:t>Лит</w:t>
                                                    </w:r>
                                                    <w:r>
                                                      <w:rPr>
                                                        <w:sz w:val="18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588747141" name="Rectangle 167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0011" y="14586"/>
                                                  <a:ext cx="1173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7B4CA566" w14:textId="77777777" w:rsidR="00770DEE" w:rsidRPr="003575CE" w:rsidRDefault="00770DEE" w:rsidP="00770DEE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974661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Масштаб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1588747142" name="Group 168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496" y="15296"/>
                                                <a:ext cx="2571" cy="303"/>
                                                <a:chOff x="8496" y="15296"/>
                                                <a:chExt cx="2571" cy="303"/>
                                              </a:xfrm>
                                            </wpg:grpSpPr>
                                            <wps:wsp>
                                              <wps:cNvPr id="1588747143" name="Rectangle 169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496" y="15296"/>
                                                  <a:ext cx="1105" cy="26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2562FC9F" w14:textId="77777777" w:rsidR="00770DEE" w:rsidRPr="003575CE" w:rsidRDefault="00770DEE" w:rsidP="00770DEE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4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588747144" name="Rectangle 170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853" y="15296"/>
                                                  <a:ext cx="1214" cy="3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59E05206" w14:textId="77777777" w:rsidR="00770DEE" w:rsidRPr="003575CE" w:rsidRDefault="00770DEE" w:rsidP="00770DEE">
                                                    <w:pPr>
                                                      <w:pStyle w:val="a6"/>
                                                      <w:jc w:val="left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Листов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4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1588747145" name="Group 17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276" y="400"/>
                                                <a:ext cx="11330" cy="16034"/>
                                                <a:chOff x="276" y="400"/>
                                                <a:chExt cx="11330" cy="16034"/>
                                              </a:xfrm>
                                            </wpg:grpSpPr>
                                            <wpg:grpSp>
                                              <wpg:cNvPr id="1588747146" name="Group 172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276" y="7254"/>
                                                  <a:ext cx="555" cy="9162"/>
                                                  <a:chOff x="276" y="7254"/>
                                                  <a:chExt cx="555" cy="9162"/>
                                                </a:xfrm>
                                              </wpg:grpSpPr>
                                              <wps:wsp>
                                                <wps:cNvPr id="1588747147" name="Text Box 173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5058"/>
                                                    <a:ext cx="540" cy="1358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57B1F6E8" w14:textId="77777777" w:rsidR="00770DEE" w:rsidRPr="00BE2BC1" w:rsidRDefault="00770DEE" w:rsidP="00770DEE">
                                                      <w:pPr>
                                                        <w:pStyle w:val="a6"/>
                                                        <w:rPr>
                                                          <w:sz w:val="20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Инв.№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подл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588747149" name="Text Box 174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3133"/>
                                                    <a:ext cx="540" cy="17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55971282" w14:textId="77777777" w:rsidR="00770DEE" w:rsidRPr="00BE2BC1" w:rsidRDefault="00770DEE" w:rsidP="00770DEE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Подп. 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588747150" name="Text Box 175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1394"/>
                                                    <a:ext cx="540" cy="14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6E5029F4" w14:textId="77777777" w:rsidR="00770DEE" w:rsidRPr="00BE2BC1" w:rsidRDefault="00770DEE" w:rsidP="00770DEE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Взам.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нв.№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588747151" name="Text Box 176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9234"/>
                                                    <a:ext cx="540" cy="19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399E52F9" w14:textId="77777777" w:rsidR="00770DEE" w:rsidRPr="00BE2BC1" w:rsidRDefault="00770DEE" w:rsidP="00770DEE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Инв.№дубл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588747152" name="Text Box 177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91" y="7254"/>
                                                    <a:ext cx="540" cy="1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3AF309F7" w14:textId="77777777" w:rsidR="00770DEE" w:rsidRPr="00BE2BC1" w:rsidRDefault="00770DEE" w:rsidP="00770DEE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Подп. 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1588747153" name="Group 178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426" y="400"/>
                                                  <a:ext cx="11180" cy="16034"/>
                                                  <a:chOff x="426" y="400"/>
                                                  <a:chExt cx="11180" cy="16034"/>
                                                </a:xfrm>
                                              </wpg:grpSpPr>
                                              <wps:wsp>
                                                <wps:cNvPr id="1588747154" name="Line 179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1165" y="13407"/>
                                                    <a:ext cx="10440" cy="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1588747155" name="Group 180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426" y="400"/>
                                                    <a:ext cx="11180" cy="16034"/>
                                                    <a:chOff x="426" y="400"/>
                                                    <a:chExt cx="11180" cy="16034"/>
                                                  </a:xfrm>
                                                </wpg:grpSpPr>
                                                <wpg:grpSp>
                                                  <wpg:cNvPr id="1588747156" name="Group 181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426" y="400"/>
                                                      <a:ext cx="11180" cy="16034"/>
                                                      <a:chOff x="426" y="400"/>
                                                      <a:chExt cx="11180" cy="16034"/>
                                                    </a:xfrm>
                                                  </wpg:grpSpPr>
                                                  <wps:wsp>
                                                    <wps:cNvPr id="1588747157" name="Rectangle 182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1166" y="400"/>
                                                        <a:ext cx="10440" cy="16034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:ln>
                                                    </wps:spPr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1588747158" name="Group 183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426" y="7161"/>
                                                        <a:ext cx="735" cy="9273"/>
                                                        <a:chOff x="426" y="7161"/>
                                                        <a:chExt cx="735" cy="8668"/>
                                                      </a:xfrm>
                                                    </wpg:grpSpPr>
                                                    <wps:wsp>
                                                      <wps:cNvPr id="1588747159" name="Line 184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26" y="158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588747160" name="Line 185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441" y="7174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588747161" name="Line 186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>
                                                          <a:off x="426" y="7174"/>
                                                          <a:ext cx="731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588747162" name="Line 187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696" y="7161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588747163" name="Line 188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905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588747164" name="Line 189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09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588747165" name="Line 190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253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588747166" name="Line 191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454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  <wps:wsp>
                                                  <wps:cNvPr id="1588747167" name="Line 192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>
                                                      <a:off x="1161" y="1134"/>
                                                      <a:ext cx="3912" cy="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1730827296" name="Line 193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 flipV="1">
                                                      <a:off x="5061" y="414"/>
                                                      <a:ext cx="0" cy="72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</wpg:grpSp>
                                          </wpg:grpSp>
                                        </wpg:grpSp>
                                        <wps:wsp>
                                          <wps:cNvPr id="1730827297" name="Text Box 194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5841" y="13476"/>
                                              <a:ext cx="5220" cy="7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FA1F6ED" w14:textId="7D32176B" w:rsidR="00770DEE" w:rsidRPr="007D7262" w:rsidRDefault="00770DEE" w:rsidP="00770DEE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КП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Т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</w:t>
                                                </w:r>
                                                <w:r>
                                                  <w:rPr>
                                                    <w:rFonts w:ascii="Times New Roman" w:hAnsi="Times New Roman"/>
                                                    <w:caps/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19</w:t>
                                                </w:r>
                                                <w:r w:rsidR="001D0258">
                                                  <w:rPr>
                                                    <w:rFonts w:ascii="Times New Roman" w:hAnsi="Times New Roman"/>
                                                    <w:caps/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7</w:t>
                                                </w:r>
                                                <w:r>
                                                  <w:rPr>
                                                    <w:rFonts w:ascii="Times New Roman" w:hAnsi="Times New Roman"/>
                                                    <w:caps/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0</w:t>
                                                </w:r>
                                                <w:r w:rsidR="001D0258">
                                                  <w:rPr>
                                                    <w:rFonts w:ascii="Times New Roman" w:hAnsi="Times New Roman"/>
                                                    <w:caps/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20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.401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ГЧ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Т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.ХХХХХХ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.401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ГЧ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B419E0" id="_x0000_s1393" style="position:absolute;margin-left:0;margin-top:-36.65pt;width:586.45pt;height:806.45pt;z-index:251658254;mso-position-horizontal:left;mso-position-horizontal-relative:page;mso-position-vertical-relative:margin" coordorigin="276,400" coordsize="11330,16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">
                <v:line id="Line 96" o:spid="_x0000_s1394" style="position:absolute;visibility:visible;mso-wrap-style:square" from="9650,15284" to="9650,15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<v:group id="Group 97" o:spid="_x0000_s1395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line id="Line 98" o:spid="_x0000_s1396" style="position:absolute;visibility:visible;mso-wrap-style:square" from="8543,14559" to="11591,14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    <v:group id="Group 99" o:spid="_x0000_s1397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<v:group id="Group 100" o:spid="_x0000_s1398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<v:line id="Line 101" o:spid="_x0000_s1399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" strokeweight="1pt"/>
                      <v:line id="Line 102" o:spid="_x0000_s1400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" strokeweight="1pt"/>
                    </v:group>
                    <v:group id="Group 103" o:spid="_x0000_s1401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">
                      <v:line id="Line 104" o:spid="_x0000_s1402" style="position:absolute;visibility:visible;mso-wrap-style:square" from="1165,14276" to="5150,14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" strokeweight="1pt"/>
                      <v:line id="Line 105" o:spid="_x0000_s1403" style="position:absolute;visibility:visible;mso-wrap-style:square" from="1165,13991" to="5150,13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" strokeweight="1pt"/>
                      <v:group id="Group 106" o:spid="_x0000_s1404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">
                        <v:rect id="Rectangle 107" o:spid="_x0000_s1405" style="position:absolute;left:8541;top:15894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" filled="f" stroked="f">
                          <v:textbox inset="1pt,1pt,1pt,1pt">
                            <w:txbxContent>
                              <w:p w14:paraId="7C8DEE06" w14:textId="77777777" w:rsidR="00770DEE" w:rsidRDefault="00770DEE" w:rsidP="00770DEE">
                                <w:pPr>
                                  <w:pStyle w:val="a6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shape id="Text Box 108" o:spid="_x0000_s1406" type="#_x0000_t202" style="position:absolute;left:8721;top:14634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" filled="f" stroked="f">
                          <v:textbox>
                            <w:txbxContent>
                              <w:p w14:paraId="26FBBB8F" w14:textId="77777777" w:rsidR="00770DEE" w:rsidRPr="0004185C" w:rsidRDefault="00770DEE" w:rsidP="00770DEE">
                                <w:pPr>
                                  <w:pStyle w:val="a6"/>
                                  <w:jc w:val="center"/>
                                  <w:rPr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sz w:val="24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shape>
                        <v:group id="Group 109" o:spid="_x0000_s1407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">
                          <v:group id="Group 110" o:spid="_x0000_s1408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">
                            <v:rect id="Rectangle 111" o:spid="_x0000_s1409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" filled="f" stroked="f">
                              <v:textbox inset="1pt,1pt,1pt,1pt">
                                <w:txbxContent>
                                  <w:p w14:paraId="02B0652B" w14:textId="77777777" w:rsidR="00770DEE" w:rsidRPr="007C2329" w:rsidRDefault="00770DEE" w:rsidP="00770DEE">
                                    <w:pPr>
                                      <w:pStyle w:val="a6"/>
                                      <w:rPr>
                                        <w:sz w:val="20"/>
                                      </w:rPr>
                                    </w:pPr>
                                    <w:r w:rsidRPr="007C2329">
                                      <w:rPr>
                                        <w:sz w:val="20"/>
                                        <w:lang w:val="ru-RU"/>
                                      </w:rPr>
                                      <w:t>Т</w:t>
                                    </w:r>
                                    <w:r w:rsidRPr="007C2329">
                                      <w:rPr>
                                        <w:sz w:val="20"/>
                                      </w:rPr>
                                      <w:t>. Контр.</w:t>
                                    </w:r>
                                  </w:p>
                                </w:txbxContent>
                              </v:textbox>
                            </v:rect>
                            <v:rect id="Rectangle 112" o:spid="_x0000_s141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" filled="f" stroked="f">
                              <v:textbox inset="1pt,1pt,1pt,1pt">
                                <w:txbxContent>
                                  <w:p w14:paraId="7A48921E" w14:textId="77777777" w:rsidR="00770DEE" w:rsidRDefault="00770DEE" w:rsidP="00770DEE">
                                    <w:pPr>
                                      <w:pStyle w:val="a6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Group 113" o:spid="_x0000_s1411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">
                            <v:line id="Line 114" o:spid="_x0000_s1412" style="position:absolute;visibility:visible;mso-wrap-style:square" from="1157,15354" to="5121,15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" strokeweight="1pt"/>
                            <v:line id="Line 115" o:spid="_x0000_s1413" style="position:absolute;visibility:visible;mso-wrap-style:square" from="1160,15856" to="5121,15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" strokeweight="1pt"/>
                            <v:line id="Line 116" o:spid="_x0000_s1414" style="position:absolute;visibility:visible;mso-wrap-style:square" from="1161,16142" to="5146,16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" strokeweight="1pt"/>
                            <v:line id="Line 117" o:spid="_x0000_s1415" style="position:absolute;visibility:visible;mso-wrap-style:square" from="1165,15596" to="5150,15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" strokeweight="1pt"/>
                            <v:group id="Group 118" o:spid="_x0000_s1416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">
                              <v:group id="Group 119" o:spid="_x0000_s1417" style="position:absolute;left:1161;top:14830;width:2606;height:291" coordorigin=",-73" coordsize="21547,26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">
                                <v:rect id="Rectangle 120" o:spid="_x0000_s1418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0A7B4544" w14:textId="77777777" w:rsidR="00770DEE" w:rsidRPr="007C2329" w:rsidRDefault="00770DEE" w:rsidP="00770DEE">
                                        <w:pPr>
                                          <w:pStyle w:val="a6"/>
                                          <w:rPr>
                                            <w:sz w:val="20"/>
                                          </w:rPr>
                                        </w:pP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 xml:space="preserve"> Разраб. Разраб.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1" o:spid="_x0000_s1419" style="position:absolute;left:9280;top:-73;width:12267;height:20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1249BC9E" w14:textId="1817A69D" w:rsidR="00770DEE" w:rsidRPr="006D16E6" w:rsidRDefault="00770DEE" w:rsidP="00770DEE">
                                        <w:pPr>
                                          <w:pStyle w:val="a6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  <w:r w:rsidRPr="006D16E6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 xml:space="preserve">  </w:t>
                                        </w:r>
                                        <w:r w:rsidR="00445057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Тихомиров</w:t>
                                        </w:r>
                                        <w:r w:rsidR="00351CFA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 xml:space="preserve"> Е.</w:t>
                                        </w:r>
                                        <w:r w:rsidR="00445057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В</w:t>
                                        </w:r>
                                        <w:r w:rsidR="00351CFA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  <w:p w14:paraId="31D5A35C" w14:textId="77777777" w:rsidR="00770DEE" w:rsidRPr="006D16E6" w:rsidRDefault="00770DEE" w:rsidP="00770DEE">
                                        <w:pPr>
                                          <w:pStyle w:val="a6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2" o:spid="_x0000_s1420" style="position:absolute;left:1161;top:15085;width:2606;height:291" coordorigin=",-74" coordsize="21547,2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">
                                <v:rect id="Rectangle 123" o:spid="_x0000_s1421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5D6C20A2" w14:textId="77777777" w:rsidR="00770DEE" w:rsidRPr="007C2329" w:rsidRDefault="00770DEE" w:rsidP="00770DEE">
                                        <w:pPr>
                                          <w:pStyle w:val="a6"/>
                                          <w:rPr>
                                            <w:sz w:val="20"/>
                                          </w:rPr>
                                        </w:pP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 xml:space="preserve"> Провер. Провер.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4" o:spid="_x0000_s1422" style="position:absolute;left:9280;top:-74;width:1226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0A8F7975" w14:textId="2B8629AB" w:rsidR="00770DEE" w:rsidRPr="004905FE" w:rsidRDefault="00770DEE" w:rsidP="00770DEE">
                                        <w:pPr>
                                          <w:pStyle w:val="a6"/>
                                          <w:rPr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r w:rsidRPr="004905FE">
                                          <w:rPr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 xml:space="preserve">  </w:t>
                                        </w:r>
                                        <w:r w:rsidR="004905FE" w:rsidRPr="004905FE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eastAsia="be-BY"/>
                                          </w:rPr>
                                          <w:t>Кривошеина</w:t>
                                        </w:r>
                                        <w:r w:rsidR="003356A2" w:rsidRPr="004905FE">
                                          <w:rPr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 xml:space="preserve"> А.В.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5" o:spid="_x0000_s1423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">
                                <v:rect id="Rectangle 126" o:spid="_x0000_s1424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6DD436E8" w14:textId="77777777" w:rsidR="00770DEE" w:rsidRDefault="00770DEE" w:rsidP="00770DEE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Реценз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7" o:spid="_x0000_s142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43E002DD" w14:textId="77777777" w:rsidR="00770DEE" w:rsidRPr="00790741" w:rsidRDefault="00770DEE" w:rsidP="00770DEE"/>
                                    </w:txbxContent>
                                  </v:textbox>
                                </v:rect>
                              </v:group>
                              <v:group id="Group 128" o:spid="_x0000_s1426" style="position:absolute;left:1162;top:16135;width:250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">
                                <v:rect id="Rectangle 129" o:spid="_x0000_s1427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774C7A21" w14:textId="77777777" w:rsidR="00770DEE" w:rsidRDefault="00770DEE" w:rsidP="00770DEE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Утверд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0" o:spid="_x0000_s142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" filled="f" stroked="f">
                                  <v:textbox inset="1pt,1pt,1pt,1pt">
                                    <w:txbxContent>
                                      <w:p w14:paraId="41132404" w14:textId="77777777" w:rsidR="00770DEE" w:rsidRPr="007C2329" w:rsidRDefault="00770DEE" w:rsidP="00770DEE">
                                        <w:pPr>
                                          <w:pStyle w:val="a6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1" o:spid="_x0000_s1429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">
                                <v:rect id="Rectangle 132" o:spid="_x0000_s1430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01049850" w14:textId="77777777" w:rsidR="00770DEE" w:rsidRDefault="00770DEE" w:rsidP="00770DEE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 xml:space="preserve"> Н.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Контр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3" o:spid="_x0000_s143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                <v:textbox inset="1pt,1pt,1pt,1pt">
                                    <w:txbxContent>
                                      <w:p w14:paraId="3762D86B" w14:textId="77777777" w:rsidR="00770DEE" w:rsidRPr="007C2329" w:rsidRDefault="00770DEE" w:rsidP="00770DEE">
                                        <w:pPr>
                                          <w:pStyle w:val="a6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6" o:spid="_x0000_s1432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          <v:line id="Line 137" o:spid="_x0000_s1433" style="position:absolute;visibility:visible;mso-wrap-style:square" from="1165,14829" to="5150,14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                  <v:group id="Group 138" o:spid="_x0000_s1434" style="position:absolute;left:1161;top:14534;width:3985;height:322" coordorigin="1157,14052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          <v:rect id="Rectangle 139" o:spid="_x0000_s1435" style="position:absolute;left:2241;top:14052;width:142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/Uz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OFf1M8AAAADbAAAADwAAAAAA&#10;AAAAAAAAAAAHAgAAZHJzL2Rvd25yZXYueG1sUEsFBgAAAAADAAMAtwAAAPQCAAAAAA==&#10;" filled="f" stroked="f">
                                    <v:textbox inset="1pt,1pt,1pt,1pt">
                                      <w:txbxContent>
                                        <w:p w14:paraId="596D1A89" w14:textId="77777777" w:rsidR="00770DEE" w:rsidRPr="007C2329" w:rsidRDefault="00770DEE" w:rsidP="00770DE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7C2329">
                                            <w:rPr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 xml:space="preserve">№ 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</w:rPr>
                                            <w:t>док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у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</w:rPr>
                                            <w:t>м.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Rectangle 140" o:spid="_x0000_s1436" style="position:absolute;left:3669;top:14052;width:788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                  <v:textbox inset="1pt,1pt,1pt,1pt">
                                      <w:txbxContent>
                                        <w:p w14:paraId="144390D0" w14:textId="77777777" w:rsidR="00770DEE" w:rsidRPr="003575CE" w:rsidRDefault="00770DEE" w:rsidP="00770DE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3575CE">
                                            <w:rPr>
                                              <w:sz w:val="20"/>
                                            </w:rPr>
                                            <w:t>Под</w:t>
                                          </w:r>
                                          <w:r>
                                            <w:rPr>
                                              <w:sz w:val="20"/>
                                            </w:rPr>
                                            <w:t>пись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Rectangle 141" o:spid="_x0000_s1437" style="position:absolute;left:4457;top:14052;width:541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WtE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MiFa0TEAAAA2wAAAA8A&#10;AAAAAAAAAAAAAAAABwIAAGRycy9kb3ducmV2LnhtbFBLBQYAAAAAAwADALcAAAD4AgAAAAA=&#10;" filled="f" stroked="f">
                                    <v:textbox inset="1pt,1pt,1pt,1pt">
                                      <w:txbxContent>
                                        <w:p w14:paraId="36DEEB08" w14:textId="77777777" w:rsidR="00770DEE" w:rsidRPr="003575CE" w:rsidRDefault="00770DEE" w:rsidP="00770DEE">
                                          <w:pPr>
                                            <w:pStyle w:val="a6"/>
                                            <w:rPr>
                                              <w:sz w:val="20"/>
                                            </w:rPr>
                                          </w:pPr>
                                          <w:r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Д</w:t>
                                          </w:r>
                                          <w:r w:rsidRPr="003575CE">
                                            <w:rPr>
                                              <w:sz w:val="20"/>
                                            </w:rPr>
                                            <w:t>ата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line id="Line 142" o:spid="_x0000_s1438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                    <v:group id="Group 143" o:spid="_x0000_s1439" style="position:absolute;left:1161;top:14053;width:1055;height:290" coordorigin="1179,14296" coordsize="105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                  <v:rect id="Rectangle 144" o:spid="_x0000_s1440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sjcwgAAANsAAAAPAAAAZHJzL2Rvd25yZXYueG1sRI9Ba8JA&#10;FITvBf/D8oReim4USS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DY8sjcwgAAANsAAAAPAAAA&#10;AAAAAAAAAAAAAAcCAABkcnMvZG93bnJldi54bWxQSwUGAAAAAAMAAwC3AAAA9gIAAAAA&#10;" filled="f" stroked="f">
                                      <v:textbox inset="1pt,1pt,1pt,1pt">
                                        <w:txbxContent>
                                          <w:p w14:paraId="00246BFF" w14:textId="77777777" w:rsidR="00770DEE" w:rsidRPr="003575CE" w:rsidRDefault="00770DEE" w:rsidP="00770DEE">
                                            <w:pPr>
                                              <w:pStyle w:val="a6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 w:rsidRPr="003575CE">
                                              <w:rPr>
                                                <w:sz w:val="20"/>
                                              </w:rPr>
                                              <w:t>Изм.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45" o:spid="_x0000_s1441" style="position:absolute;left:1682;top:14296;width:55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m1HwgAAANsAAAAPAAAAZHJzL2Rvd25yZXYueG1sRI9Ba8JA&#10;FITvBf/D8oReim4UUY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C3vm1HwgAAANsAAAAPAAAA&#10;AAAAAAAAAAAAAAcCAABkcnMvZG93bnJldi54bWxQSwUGAAAAAAMAAwC3AAAA9gIAAAAA&#10;" filled="f" stroked="f">
                                      <v:textbox inset="1pt,1pt,1pt,1pt">
                                        <w:txbxContent>
                                          <w:p w14:paraId="60FCE288" w14:textId="77777777" w:rsidR="00770DEE" w:rsidRPr="003575CE" w:rsidRDefault="00770DEE" w:rsidP="00770DEE">
                                            <w:pPr>
                                              <w:pStyle w:val="a6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 w:rsidRPr="003575CE">
                                              <w:rPr>
                                                <w:sz w:val="20"/>
                                              </w:rPr>
                                              <w:t>Лист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</v:group>
                                <v:group id="Group 146" o:spid="_x0000_s1442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                <v:line id="Line 147" o:spid="_x0000_s1443" style="position:absolute;visibility:visible;mso-wrap-style:square" from="1157,15084" to="5121,1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                    <v:line id="Line 148" o:spid="_x0000_s1444" style="position:absolute;visibility:visible;mso-wrap-style:square" from="8559,15294" to="11581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                    <v:group id="Group 149" o:spid="_x0000_s1445" style="position:absolute;left:5124;top:15587;width:6462;height:3" coordorigin="4986,15084" coordsize="62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                  <v:line id="Line 150" o:spid="_x0000_s1446" style="position:absolute;visibility:visible;mso-wrap-style:square" from="8318,15085" to="11226,1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                      <v:line id="Line 151" o:spid="_x0000_s1447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                    </v:group>
                                  <v:group id="Group 152" o:spid="_x0000_s1448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                  <v:line id="Line 153" o:spid="_x0000_s1449" style="position:absolute;visibility:visible;mso-wrap-style:square" from="8541,14274" to="8543,16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                    <v:line id="Line 154" o:spid="_x0000_s1450" style="position:absolute;visibility:visible;mso-wrap-style:square" from="1725,13387" to="1725,14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                  <v:line id="Line 155" o:spid="_x0000_s1451" style="position:absolute;visibility:visible;mso-wrap-style:square" from="2314,13424" to="2328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                  <v:line id="Line 156" o:spid="_x0000_s1452" style="position:absolute;flip:y;visibility:visible;mso-wrap-style:square" from="4585,13419" to="4585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" strokeweight="2pt"/>
                                    <v:line id="Line 157" o:spid="_x0000_s1453" style="position:absolute;visibility:visible;mso-wrap-style:square" from="1165,13707" to="5150,13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vYV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yg72FcMAAADbAAAADwAA&#10;AAAAAAAAAAAAAAAHAgAAZHJzL2Rvd25yZXYueG1sUEsFBgAAAAADAAMAtwAAAPcCAAAAAA==&#10;" strokeweight="1pt"/>
                                    <v:line id="Line 158" o:spid="_x0000_s1454" style="position:absolute;flip:y;visibility:visible;mso-wrap-style:square" from="3722,13424" to="3722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" strokeweight="2pt"/>
                                    <v:line id="Line 159" o:spid="_x0000_s1455" style="position:absolute;flip:y;visibility:visible;mso-wrap-style:square" from="5146,13424" to="5146,16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" strokeweight="2pt"/>
                                    <v:line id="Line 160" o:spid="_x0000_s1456" style="position:absolute;visibility:visible;mso-wrap-style:square" from="5136,14274" to="11583,14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                  <v:group id="Group 161" o:spid="_x0000_s1457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                  <v:line id="Line 162" o:spid="_x0000_s1458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" strokeweight="2pt"/>
                                      <v:line id="Line 163" o:spid="_x0000_s1459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" strokeweight="2pt"/>
                                    </v:group>
                                    <v:group id="Group 164" o:spid="_x0000_s1460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">
                                      <v:rect id="Rectangle 165" o:spid="_x0000_s1461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611FB442" w14:textId="77777777" w:rsidR="00770DEE" w:rsidRPr="003575CE" w:rsidRDefault="00770DEE" w:rsidP="00770DEE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Масса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6" o:spid="_x0000_s1462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" filled="f" stroked="f">
                                        <v:textbox inset="1pt,1pt,1pt,1pt">
                                          <w:txbxContent>
                                            <w:p w14:paraId="48C0BB09" w14:textId="77777777" w:rsidR="00770DEE" w:rsidRDefault="00770DEE" w:rsidP="00770DEE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</w:rPr>
                                                <w:t>Лит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7" o:spid="_x0000_s1463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7B4CA566" w14:textId="77777777" w:rsidR="00770DEE" w:rsidRPr="003575CE" w:rsidRDefault="00770DEE" w:rsidP="00770DEE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974661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Масштаб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68" o:spid="_x0000_s1464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">
                                      <v:rect id="Rectangle 169" o:spid="_x0000_s1465" style="position:absolute;left:8496;top:15296;width:110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2562FC9F" w14:textId="77777777" w:rsidR="00770DEE" w:rsidRPr="003575CE" w:rsidRDefault="00770DEE" w:rsidP="00770DEE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4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70" o:spid="_x0000_s1466" style="position:absolute;left:9853;top:15296;width:121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59E05206" w14:textId="77777777" w:rsidR="00770DEE" w:rsidRPr="003575CE" w:rsidRDefault="00770DEE" w:rsidP="00770DEE">
                                              <w:pPr>
                                                <w:pStyle w:val="a6"/>
                                                <w:jc w:val="left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Листов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4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71" o:spid="_x0000_s1467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">
                                      <v:group id="Group 172" o:spid="_x0000_s1468" style="position:absolute;left:276;top:7254;width:555;height:9162" coordorigin="276,7254" coordsize="555,9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">
                                        <v:shape id="Text Box 173" o:spid="_x0000_s1469" type="#_x0000_t202" style="position:absolute;left:276;top:15058;width:540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" stroked="f">
                                          <v:textbox style="layout-flow:vertical;mso-layout-flow-alt:bottom-to-top">
                                            <w:txbxContent>
                                              <w:p w14:paraId="57B1F6E8" w14:textId="77777777" w:rsidR="00770DEE" w:rsidRPr="00BE2BC1" w:rsidRDefault="00770DEE" w:rsidP="00770DEE">
                                                <w:pPr>
                                                  <w:pStyle w:val="a6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Инв.№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подл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4" o:spid="_x0000_s1470" type="#_x0000_t202" style="position:absolute;left:276;top:13133;width:540;height:1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" stroked="f">
                                          <v:textbox style="layout-flow:vertical;mso-layout-flow-alt:bottom-to-top">
                                            <w:txbxContent>
                                              <w:p w14:paraId="55971282" w14:textId="77777777" w:rsidR="00770DEE" w:rsidRPr="00BE2BC1" w:rsidRDefault="00770DEE" w:rsidP="00770DEE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Подп.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5" o:spid="_x0000_s1471" type="#_x0000_t202" style="position:absolute;left:276;top:11394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" stroked="f">
                                          <v:textbox style="layout-flow:vertical;mso-layout-flow-alt:bottom-to-top">
                                            <w:txbxContent>
                                              <w:p w14:paraId="6E5029F4" w14:textId="77777777" w:rsidR="00770DEE" w:rsidRPr="00BE2BC1" w:rsidRDefault="00770DEE" w:rsidP="00770DEE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Взам.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нв.№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6" o:spid="_x0000_s1472" type="#_x0000_t202" style="position:absolute;left:276;top:9234;width:540;height:1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" stroked="f">
                                          <v:textbox style="layout-flow:vertical;mso-layout-flow-alt:bottom-to-top">
                                            <w:txbxContent>
                                              <w:p w14:paraId="399E52F9" w14:textId="77777777" w:rsidR="00770DEE" w:rsidRPr="00BE2BC1" w:rsidRDefault="00770DEE" w:rsidP="00770DEE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Инв.№дубл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7" o:spid="_x0000_s1473" type="#_x0000_t202" style="position:absolute;left:291;top:7254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" stroked="f">
                                          <v:textbox style="layout-flow:vertical;mso-layout-flow-alt:bottom-to-top">
                                            <w:txbxContent>
                                              <w:p w14:paraId="3AF309F7" w14:textId="77777777" w:rsidR="00770DEE" w:rsidRPr="00BE2BC1" w:rsidRDefault="00770DEE" w:rsidP="00770DEE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Подп.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</v:group>
                                      <v:group id="Group 178" o:spid="_x0000_s1474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">
                                        <v:line id="Line 179" o:spid="_x0000_s1475" style="position:absolute;visibility:visible;mso-wrap-style:square" from="1165,13407" to="11605,13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" strokeweight="2pt"/>
                                        <v:group id="Group 180" o:spid="_x0000_s1476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">
                                          <v:group id="Group 181" o:spid="_x0000_s1477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">
                                            <v:rect id="Rectangle 182" o:spid="_x0000_s1478" style="position:absolute;left:1166;top:400;width:10440;height:16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" filled="f" strokeweight="2pt"/>
                                            <v:group id="Group 183" o:spid="_x0000_s1479" style="position:absolute;left:426;top:7161;width:735;height:9273" coordorigin="426,7161" coordsize="735,8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">
                                              <v:line id="Line 184" o:spid="_x0000_s1480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" strokeweight="2pt"/>
                                              <v:line id="Line 185" o:spid="_x0000_s1481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" strokeweight="2pt"/>
                                              <v:line id="Line 186" o:spid="_x0000_s1482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" strokeweight="2pt"/>
                                              <v:line id="Line 187" o:spid="_x0000_s1483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" strokeweight="2pt"/>
                                              <v:line id="Line 188" o:spid="_x0000_s1484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" strokeweight="2pt"/>
                                              <v:line id="Line 189" o:spid="_x0000_s1485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" strokeweight="2pt"/>
                                              <v:line id="Line 190" o:spid="_x0000_s1486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" strokeweight="2pt"/>
                                              <v:line id="Line 191" o:spid="_x0000_s1487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" strokeweight="2pt"/>
                                            </v:group>
                                          </v:group>
                                          <v:line id="Line 192" o:spid="_x0000_s1488" style="position:absolute;visibility:visible;mso-wrap-style:square" from="1161,1134" to="5073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" strokeweight="2pt"/>
                                          <v:line id="Line 193" o:spid="_x0000_s1489" style="position:absolute;flip:y;visibility:visible;mso-wrap-style:square" from="5061,414" to="506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" strokeweight="2pt"/>
                                        </v:group>
                                      </v:group>
                                    </v:group>
                                  </v:group>
                                  <v:shape id="Text Box 194" o:spid="_x0000_s1490" type="#_x0000_t202" style="position:absolute;left:5841;top:13476;width:5220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" filled="f" stroked="f">
                                    <v:textbox>
                                      <w:txbxContent>
                                        <w:p w14:paraId="4FA1F6ED" w14:textId="7D32176B" w:rsidR="00770DEE" w:rsidRPr="007D7262" w:rsidRDefault="00770DEE" w:rsidP="00770DE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КП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Т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</w:t>
                                          </w:r>
                                          <w:r>
                                            <w:rPr>
                                              <w:rFonts w:ascii="Times New Roman" w:hAnsi="Times New Roman"/>
                                              <w:caps/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19</w:t>
                                          </w:r>
                                          <w:r w:rsidR="001D0258">
                                            <w:rPr>
                                              <w:rFonts w:ascii="Times New Roman" w:hAnsi="Times New Roman"/>
                                              <w:caps/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7</w:t>
                                          </w:r>
                                          <w:r>
                                            <w:rPr>
                                              <w:rFonts w:ascii="Times New Roman" w:hAnsi="Times New Roman"/>
                                              <w:caps/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0</w:t>
                                          </w:r>
                                          <w:r w:rsidR="001D0258">
                                            <w:rPr>
                                              <w:rFonts w:ascii="Times New Roman" w:hAnsi="Times New Roman"/>
                                              <w:caps/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20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.401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ГЧ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Т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.ХХХХХХ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.401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ГЧ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 anchory="margin"/>
              </v:group>
            </w:pict>
          </mc:Fallback>
        </mc:AlternateContent>
      </w:r>
      <w:r w:rsidR="00770DEE">
        <w:rPr>
          <w:rFonts w:ascii="Times New Roman" w:hAnsi="Times New Roman" w:cs="Times New Roman"/>
          <w:sz w:val="28"/>
          <w:szCs w:val="28"/>
        </w:rPr>
        <w:br w:type="page"/>
      </w:r>
    </w:p>
    <w:p w14:paraId="00860162" w14:textId="77777777" w:rsidR="00770DEE" w:rsidRDefault="00770DEE" w:rsidP="00770DEE">
      <w:pPr>
        <w:rPr>
          <w:rFonts w:ascii="Times New Roman" w:hAnsi="Times New Roman" w:cs="Times New Roman"/>
          <w:sz w:val="28"/>
          <w:szCs w:val="28"/>
        </w:rPr>
        <w:sectPr w:rsidR="00770DEE" w:rsidSect="00770DEE">
          <w:pgSz w:w="11906" w:h="16838" w:code="9"/>
          <w:pgMar w:top="1134" w:right="851" w:bottom="1134" w:left="1701" w:header="709" w:footer="709" w:gutter="0"/>
          <w:pgNumType w:start="3"/>
          <w:cols w:space="708"/>
          <w:titlePg/>
          <w:docGrid w:linePitch="360"/>
        </w:sectPr>
      </w:pPr>
    </w:p>
    <w:p w14:paraId="2FEFBA29" w14:textId="77777777" w:rsidR="00770DEE" w:rsidRPr="00665FD4" w:rsidRDefault="00770DEE" w:rsidP="00770DEE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65FD4">
        <w:rPr>
          <w:rFonts w:ascii="Times New Roman" w:hAnsi="Times New Roman" w:cs="Times New Roman"/>
          <w:b/>
          <w:sz w:val="28"/>
          <w:szCs w:val="28"/>
        </w:rPr>
        <w:lastRenderedPageBreak/>
        <w:t>Удостоверяющий лист</w:t>
      </w:r>
    </w:p>
    <w:p w14:paraId="1AC57B28" w14:textId="083C48EF" w:rsidR="00770DEE" w:rsidRPr="00665FD4" w:rsidRDefault="00770DEE" w:rsidP="00770DEE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65FD4">
        <w:rPr>
          <w:rFonts w:ascii="Times New Roman" w:hAnsi="Times New Roman" w:cs="Times New Roman"/>
          <w:sz w:val="28"/>
          <w:szCs w:val="28"/>
        </w:rPr>
        <w:t>электронного документа – курсовой проект</w:t>
      </w:r>
    </w:p>
    <w:p w14:paraId="25127EB8" w14:textId="1B5CCE3D" w:rsidR="00770DEE" w:rsidRPr="00665FD4" w:rsidRDefault="00770DEE" w:rsidP="00770DEE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194181F" w14:textId="6CC7D36F" w:rsidR="00770DEE" w:rsidRPr="00665FD4" w:rsidRDefault="00770DEE" w:rsidP="00770DEE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B6BEB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58258" behindDoc="0" locked="0" layoutInCell="1" allowOverlap="1" wp14:anchorId="4CE284CC" wp14:editId="290D5B14">
                <wp:simplePos x="0" y="0"/>
                <wp:positionH relativeFrom="column">
                  <wp:posOffset>404482</wp:posOffset>
                </wp:positionH>
                <wp:positionV relativeFrom="paragraph">
                  <wp:posOffset>141442</wp:posOffset>
                </wp:positionV>
                <wp:extent cx="5434330" cy="1404620"/>
                <wp:effectExtent l="0" t="0" r="0" b="0"/>
                <wp:wrapNone/>
                <wp:docPr id="130657507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43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13386F" w14:textId="4B3277EF" w:rsidR="00770DEE" w:rsidRPr="004B6BEB" w:rsidRDefault="00770DEE" w:rsidP="00770DE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B6BEB">
                              <w:rPr>
                                <w:rFonts w:ascii="Times New Roman" w:hAnsi="Times New Roman" w:cs="Times New Roman"/>
                              </w:rPr>
                              <w:t xml:space="preserve">Разработка автоматизированного рабочего места </w:t>
                            </w:r>
                            <w:r w:rsidR="00C24C50">
                              <w:rPr>
                                <w:rFonts w:ascii="Times New Roman" w:hAnsi="Times New Roman" w:cs="Times New Roman"/>
                              </w:rPr>
                              <w:t>сотрудника бюро ремонта электронной техники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E284CC" id="_x0000_s1491" type="#_x0000_t202" style="position:absolute;left:0;text-align:left;margin-left:31.85pt;margin-top:11.15pt;width:427.9pt;height:110.6pt;z-index:25165825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" filled="f" stroked="f">
                <v:textbox style="mso-fit-shape-to-text:t">
                  <w:txbxContent>
                    <w:p w14:paraId="4F13386F" w14:textId="4B3277EF" w:rsidR="00770DEE" w:rsidRPr="004B6BEB" w:rsidRDefault="00770DEE" w:rsidP="00770DEE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4B6BEB">
                        <w:rPr>
                          <w:rFonts w:ascii="Times New Roman" w:hAnsi="Times New Roman" w:cs="Times New Roman"/>
                        </w:rPr>
                        <w:t xml:space="preserve">Разработка автоматизированного рабочего места </w:t>
                      </w:r>
                      <w:r w:rsidR="00C24C50">
                        <w:rPr>
                          <w:rFonts w:ascii="Times New Roman" w:hAnsi="Times New Roman" w:cs="Times New Roman"/>
                        </w:rPr>
                        <w:t>сотрудника бюро ремонта электронной техники</w:t>
                      </w:r>
                    </w:p>
                  </w:txbxContent>
                </v:textbox>
              </v:shape>
            </w:pict>
          </mc:Fallback>
        </mc:AlternateContent>
      </w:r>
    </w:p>
    <w:p w14:paraId="396E3318" w14:textId="35DB79C6" w:rsidR="00770DEE" w:rsidRPr="00665FD4" w:rsidRDefault="00770DEE" w:rsidP="00770DEE">
      <w:pPr>
        <w:contextualSpacing/>
        <w:jc w:val="both"/>
        <w:rPr>
          <w:rFonts w:ascii="Times New Roman" w:hAnsi="Times New Roman" w:cs="Times New Roman"/>
        </w:rPr>
      </w:pPr>
      <w:r w:rsidRPr="00665FD4">
        <w:rPr>
          <w:rFonts w:ascii="Times New Roman" w:hAnsi="Times New Roman" w:cs="Times New Roman"/>
        </w:rPr>
        <w:t xml:space="preserve">Тема </w:t>
      </w:r>
      <w:r>
        <w:rPr>
          <w:rFonts w:ascii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  <w:u w:val="single"/>
        </w:rPr>
        <w:tab/>
      </w:r>
      <w:r>
        <w:rPr>
          <w:rFonts w:ascii="Times New Roman" w:eastAsia="Times New Roman" w:hAnsi="Times New Roman" w:cs="Times New Roman"/>
          <w:u w:val="single"/>
        </w:rPr>
        <w:tab/>
      </w:r>
      <w:r>
        <w:rPr>
          <w:rFonts w:ascii="Times New Roman" w:eastAsia="Times New Roman" w:hAnsi="Times New Roman" w:cs="Times New Roman"/>
          <w:u w:val="single"/>
        </w:rPr>
        <w:tab/>
      </w:r>
      <w:r>
        <w:rPr>
          <w:rFonts w:ascii="Times New Roman" w:eastAsia="Times New Roman" w:hAnsi="Times New Roman" w:cs="Times New Roman"/>
          <w:u w:val="single"/>
        </w:rPr>
        <w:tab/>
      </w:r>
      <w:r>
        <w:rPr>
          <w:rFonts w:ascii="Times New Roman" w:eastAsia="Times New Roman" w:hAnsi="Times New Roman" w:cs="Times New Roman"/>
          <w:u w:val="single"/>
        </w:rPr>
        <w:tab/>
      </w:r>
      <w:r>
        <w:rPr>
          <w:rFonts w:ascii="Times New Roman" w:eastAsia="Times New Roman" w:hAnsi="Times New Roman" w:cs="Times New Roman"/>
          <w:u w:val="single"/>
        </w:rPr>
        <w:tab/>
      </w:r>
      <w:r w:rsidR="00C24C50">
        <w:rPr>
          <w:rFonts w:ascii="Times New Roman" w:eastAsia="Times New Roman" w:hAnsi="Times New Roman" w:cs="Times New Roman"/>
          <w:u w:val="single"/>
        </w:rPr>
        <w:t xml:space="preserve">                                                            </w:t>
      </w:r>
      <w:r>
        <w:rPr>
          <w:rFonts w:ascii="Times New Roman" w:eastAsia="Times New Roman" w:hAnsi="Times New Roman" w:cs="Times New Roman"/>
          <w:u w:val="single"/>
        </w:rPr>
        <w:tab/>
      </w:r>
      <w:r w:rsidR="00C24C50">
        <w:rPr>
          <w:rFonts w:ascii="Times New Roman" w:eastAsia="Times New Roman" w:hAnsi="Times New Roman" w:cs="Times New Roman"/>
          <w:u w:val="single"/>
        </w:rPr>
        <w:t xml:space="preserve">                                                                 </w:t>
      </w:r>
      <w:r>
        <w:rPr>
          <w:rFonts w:ascii="Times New Roman" w:eastAsia="Times New Roman" w:hAnsi="Times New Roman" w:cs="Times New Roman"/>
          <w:u w:val="single"/>
        </w:rPr>
        <w:tab/>
      </w:r>
      <w:r w:rsidR="00C24C50">
        <w:rPr>
          <w:rFonts w:ascii="Times New Roman" w:eastAsia="Times New Roman" w:hAnsi="Times New Roman" w:cs="Times New Roman"/>
          <w:u w:val="single"/>
        </w:rPr>
        <w:t xml:space="preserve">                                                          </w:t>
      </w:r>
      <w:r>
        <w:rPr>
          <w:rFonts w:ascii="Times New Roman" w:eastAsia="Times New Roman" w:hAnsi="Times New Roman" w:cs="Times New Roman"/>
          <w:u w:val="single"/>
        </w:rPr>
        <w:tab/>
      </w:r>
      <w:r>
        <w:rPr>
          <w:rFonts w:ascii="Times New Roman" w:eastAsia="Times New Roman" w:hAnsi="Times New Roman" w:cs="Times New Roman"/>
          <w:u w:val="single"/>
        </w:rPr>
        <w:tab/>
      </w:r>
      <w:r w:rsidR="00C24C50">
        <w:rPr>
          <w:rFonts w:ascii="Times New Roman" w:eastAsia="Times New Roman" w:hAnsi="Times New Roman" w:cs="Times New Roman"/>
          <w:u w:val="single"/>
        </w:rPr>
        <w:t xml:space="preserve">                                    </w:t>
      </w:r>
    </w:p>
    <w:p w14:paraId="53AAE8FF" w14:textId="61F6BE39" w:rsidR="00770DEE" w:rsidRPr="00665FD4" w:rsidRDefault="00770DEE" w:rsidP="00770DEE">
      <w:pPr>
        <w:contextualSpacing/>
        <w:jc w:val="both"/>
        <w:rPr>
          <w:rFonts w:ascii="Times New Roman" w:hAnsi="Times New Roman" w:cs="Times New Roman"/>
        </w:rPr>
      </w:pPr>
      <w:r w:rsidRPr="00665FD4">
        <w:rPr>
          <w:rFonts w:ascii="Times New Roman" w:hAnsi="Times New Roman" w:cs="Times New Roman"/>
        </w:rPr>
        <w:t xml:space="preserve"> </w:t>
      </w:r>
    </w:p>
    <w:p w14:paraId="5EB97133" w14:textId="6121F88B" w:rsidR="00770DEE" w:rsidRPr="00665FD4" w:rsidRDefault="00770DEE" w:rsidP="00770DEE">
      <w:pPr>
        <w:tabs>
          <w:tab w:val="left" w:pos="2977"/>
        </w:tabs>
        <w:contextualSpacing/>
        <w:jc w:val="both"/>
        <w:rPr>
          <w:rFonts w:ascii="Times New Roman" w:hAnsi="Times New Roman" w:cs="Times New Roman"/>
        </w:rPr>
      </w:pPr>
      <w:r w:rsidRPr="00665FD4">
        <w:rPr>
          <w:rFonts w:ascii="Times New Roman" w:hAnsi="Times New Roman" w:cs="Times New Roman"/>
        </w:rPr>
        <w:t xml:space="preserve">Обозначение </w:t>
      </w:r>
      <w:r>
        <w:rPr>
          <w:rFonts w:ascii="Times New Roman" w:hAnsi="Times New Roman" w:cs="Times New Roman"/>
        </w:rPr>
        <w:t>_____</w:t>
      </w:r>
      <w:r w:rsidRPr="00665FD4">
        <w:rPr>
          <w:rFonts w:ascii="Times New Roman" w:hAnsi="Times New Roman" w:cs="Times New Roman"/>
        </w:rPr>
        <w:t>______________</w:t>
      </w:r>
      <w:r>
        <w:rPr>
          <w:rFonts w:ascii="Times New Roman" w:hAnsi="Times New Roman" w:cs="Times New Roman"/>
        </w:rPr>
        <w:t>_</w:t>
      </w:r>
      <w:r w:rsidRPr="00665FD4">
        <w:rPr>
          <w:rFonts w:ascii="Times New Roman" w:hAnsi="Times New Roman" w:cs="Times New Roman"/>
          <w:u w:val="single"/>
        </w:rPr>
        <w:t>КП Т.</w:t>
      </w:r>
      <w:r>
        <w:rPr>
          <w:rFonts w:ascii="Times New Roman" w:hAnsi="Times New Roman" w:cs="Times New Roman"/>
          <w:u w:val="single"/>
        </w:rPr>
        <w:t>19</w:t>
      </w:r>
      <w:r w:rsidR="00CD6B5F">
        <w:rPr>
          <w:rFonts w:ascii="Times New Roman" w:hAnsi="Times New Roman" w:cs="Times New Roman"/>
          <w:u w:val="single"/>
        </w:rPr>
        <w:t>7</w:t>
      </w:r>
      <w:r>
        <w:rPr>
          <w:rFonts w:ascii="Times New Roman" w:hAnsi="Times New Roman" w:cs="Times New Roman"/>
          <w:u w:val="single"/>
        </w:rPr>
        <w:t>0</w:t>
      </w:r>
      <w:r w:rsidR="00CD6B5F">
        <w:rPr>
          <w:rFonts w:ascii="Times New Roman" w:hAnsi="Times New Roman" w:cs="Times New Roman"/>
          <w:u w:val="single"/>
        </w:rPr>
        <w:t>20</w:t>
      </w:r>
      <w:r w:rsidRPr="00665FD4">
        <w:rPr>
          <w:rFonts w:ascii="Times New Roman" w:hAnsi="Times New Roman" w:cs="Times New Roman"/>
          <w:u w:val="single"/>
        </w:rPr>
        <w:t>.401</w:t>
      </w:r>
      <w:r w:rsidRPr="00665FD4">
        <w:rPr>
          <w:rFonts w:ascii="Times New Roman" w:hAnsi="Times New Roman" w:cs="Times New Roman"/>
        </w:rPr>
        <w:t xml:space="preserve">____________________________ </w:t>
      </w:r>
    </w:p>
    <w:p w14:paraId="0B38A751" w14:textId="286F0C0D" w:rsidR="00770DEE" w:rsidRPr="00665FD4" w:rsidRDefault="00770DEE" w:rsidP="00770DEE">
      <w:pPr>
        <w:contextualSpacing/>
        <w:jc w:val="both"/>
        <w:rPr>
          <w:rFonts w:ascii="Times New Roman" w:hAnsi="Times New Roman" w:cs="Times New Roman"/>
        </w:rPr>
      </w:pPr>
      <w:r w:rsidRPr="004B6BEB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58260" behindDoc="0" locked="0" layoutInCell="1" allowOverlap="1" wp14:anchorId="006BE75C" wp14:editId="4D2D55D4">
                <wp:simplePos x="0" y="0"/>
                <wp:positionH relativeFrom="column">
                  <wp:posOffset>3638169</wp:posOffset>
                </wp:positionH>
                <wp:positionV relativeFrom="paragraph">
                  <wp:posOffset>123495</wp:posOffset>
                </wp:positionV>
                <wp:extent cx="1448410" cy="1404620"/>
                <wp:effectExtent l="0" t="0" r="0" b="0"/>
                <wp:wrapNone/>
                <wp:docPr id="130657507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84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F6888F" w14:textId="2F6B6474" w:rsidR="00770DEE" w:rsidRPr="004B6BEB" w:rsidRDefault="004905FE" w:rsidP="00770DE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905FE">
                              <w:rPr>
                                <w:rFonts w:ascii="Times New Roman" w:eastAsia="Times New Roman" w:hAnsi="Times New Roman" w:cs="Times New Roman"/>
                                <w:lang w:eastAsia="be-BY"/>
                              </w:rPr>
                              <w:t>Кривошеина</w:t>
                            </w:r>
                            <w:r w:rsidR="003356A2">
                              <w:rPr>
                                <w:rFonts w:ascii="Times New Roman" w:hAnsi="Times New Roman" w:cs="Times New Roman"/>
                              </w:rPr>
                              <w:t xml:space="preserve"> А.В.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6BE75C" id="_x0000_s1492" type="#_x0000_t202" style="position:absolute;left:0;text-align:left;margin-left:286.45pt;margin-top:9.7pt;width:114.05pt;height:110.6pt;z-index:2516582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" filled="f" stroked="f">
                <v:textbox style="mso-fit-shape-to-text:t">
                  <w:txbxContent>
                    <w:p w14:paraId="62F6888F" w14:textId="2F6B6474" w:rsidR="00770DEE" w:rsidRPr="004B6BEB" w:rsidRDefault="004905FE" w:rsidP="00770DEE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4905FE">
                        <w:rPr>
                          <w:rFonts w:ascii="Times New Roman" w:eastAsia="Times New Roman" w:hAnsi="Times New Roman" w:cs="Times New Roman"/>
                          <w:lang w:eastAsia="be-BY"/>
                        </w:rPr>
                        <w:t>Кривошеина</w:t>
                      </w:r>
                      <w:r w:rsidR="003356A2">
                        <w:rPr>
                          <w:rFonts w:ascii="Times New Roman" w:hAnsi="Times New Roman" w:cs="Times New Roman"/>
                        </w:rPr>
                        <w:t xml:space="preserve"> А.В.</w:t>
                      </w:r>
                    </w:p>
                  </w:txbxContent>
                </v:textbox>
              </v:shape>
            </w:pict>
          </mc:Fallback>
        </mc:AlternateContent>
      </w:r>
      <w:r w:rsidRPr="004B6BEB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58259" behindDoc="0" locked="0" layoutInCell="1" allowOverlap="1" wp14:anchorId="394E962B" wp14:editId="16E3C591">
                <wp:simplePos x="0" y="0"/>
                <wp:positionH relativeFrom="column">
                  <wp:posOffset>823778</wp:posOffset>
                </wp:positionH>
                <wp:positionV relativeFrom="paragraph">
                  <wp:posOffset>118430</wp:posOffset>
                </wp:positionV>
                <wp:extent cx="1244338" cy="1404620"/>
                <wp:effectExtent l="0" t="0" r="0" b="0"/>
                <wp:wrapNone/>
                <wp:docPr id="130657507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33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01B475" w14:textId="5BBADEE1" w:rsidR="00770DEE" w:rsidRPr="004B6BEB" w:rsidRDefault="00445057" w:rsidP="00770DE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Тихомиров</w:t>
                            </w:r>
                            <w:r w:rsidR="003356A2">
                              <w:rPr>
                                <w:rFonts w:ascii="Times New Roman" w:hAnsi="Times New Roman" w:cs="Times New Roman"/>
                              </w:rPr>
                              <w:t xml:space="preserve"> Е.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В</w:t>
                            </w:r>
                            <w:r w:rsidR="003356A2"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4E962B" id="_x0000_s1493" type="#_x0000_t202" style="position:absolute;left:0;text-align:left;margin-left:64.85pt;margin-top:9.35pt;width:98pt;height:110.6pt;z-index:251658259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" filled="f" stroked="f">
                <v:textbox style="mso-fit-shape-to-text:t">
                  <w:txbxContent>
                    <w:p w14:paraId="3D01B475" w14:textId="5BBADEE1" w:rsidR="00770DEE" w:rsidRPr="004B6BEB" w:rsidRDefault="00445057" w:rsidP="00770DEE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Тихомиров</w:t>
                      </w:r>
                      <w:r w:rsidR="003356A2">
                        <w:rPr>
                          <w:rFonts w:ascii="Times New Roman" w:hAnsi="Times New Roman" w:cs="Times New Roman"/>
                        </w:rPr>
                        <w:t xml:space="preserve"> Е.</w:t>
                      </w:r>
                      <w:r>
                        <w:rPr>
                          <w:rFonts w:ascii="Times New Roman" w:hAnsi="Times New Roman" w:cs="Times New Roman"/>
                        </w:rPr>
                        <w:t>В</w:t>
                      </w:r>
                      <w:r w:rsidR="003356A2"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17779696" w14:textId="14D784AD" w:rsidR="00770DEE" w:rsidRPr="00665FD4" w:rsidRDefault="00770DEE" w:rsidP="00770DEE">
      <w:pPr>
        <w:contextualSpacing/>
        <w:jc w:val="both"/>
        <w:rPr>
          <w:rFonts w:ascii="Times New Roman" w:hAnsi="Times New Roman" w:cs="Times New Roman"/>
        </w:rPr>
      </w:pPr>
      <w:r w:rsidRPr="00665FD4">
        <w:rPr>
          <w:rFonts w:ascii="Times New Roman" w:hAnsi="Times New Roman" w:cs="Times New Roman"/>
        </w:rPr>
        <w:t>Разработчик ___________________</w:t>
      </w:r>
      <w:r w:rsidRPr="00665FD4">
        <w:rPr>
          <w:rFonts w:ascii="Times New Roman" w:eastAsia="Times New Roman" w:hAnsi="Times New Roman" w:cs="Times New Roman"/>
        </w:rPr>
        <w:tab/>
      </w:r>
      <w:r w:rsidRPr="00665FD4">
        <w:rPr>
          <w:rFonts w:ascii="Times New Roman" w:hAnsi="Times New Roman" w:cs="Times New Roman"/>
        </w:rPr>
        <w:t xml:space="preserve"> Руководитель _</w:t>
      </w:r>
      <w:r>
        <w:rPr>
          <w:rFonts w:ascii="Times New Roman" w:hAnsi="Times New Roman" w:cs="Times New Roman"/>
        </w:rPr>
        <w:t>_____________________</w:t>
      </w:r>
      <w:r w:rsidRPr="00665FD4">
        <w:rPr>
          <w:rFonts w:ascii="Times New Roman" w:hAnsi="Times New Roman" w:cs="Times New Roman"/>
        </w:rPr>
        <w:t>___</w:t>
      </w:r>
    </w:p>
    <w:p w14:paraId="61D8A8E5" w14:textId="517D5A07" w:rsidR="00770DEE" w:rsidRPr="00665FD4" w:rsidRDefault="00770DEE" w:rsidP="00770DEE">
      <w:pPr>
        <w:tabs>
          <w:tab w:val="left" w:pos="5954"/>
        </w:tabs>
        <w:ind w:firstLine="1985"/>
        <w:contextualSpacing/>
        <w:jc w:val="both"/>
        <w:rPr>
          <w:rFonts w:ascii="Times New Roman" w:hAnsi="Times New Roman" w:cs="Times New Roman"/>
        </w:rPr>
      </w:pPr>
      <w:r w:rsidRPr="00665FD4">
        <w:rPr>
          <w:rFonts w:ascii="Times New Roman" w:hAnsi="Times New Roman" w:cs="Times New Roman"/>
        </w:rPr>
        <w:t xml:space="preserve">(Ф.И.О.) </w:t>
      </w:r>
      <w:r w:rsidRPr="00665FD4">
        <w:rPr>
          <w:rFonts w:ascii="Times New Roman" w:hAnsi="Times New Roman" w:cs="Times New Roman"/>
        </w:rPr>
        <w:tab/>
      </w:r>
      <w:r w:rsidRPr="00665FD4">
        <w:rPr>
          <w:rFonts w:ascii="Times New Roman" w:hAnsi="Times New Roman" w:cs="Times New Roman"/>
        </w:rPr>
        <w:tab/>
        <w:t>(Ф.И.О.)</w:t>
      </w:r>
    </w:p>
    <w:p w14:paraId="4FD44011" w14:textId="3B692EF5" w:rsidR="00770DEE" w:rsidRPr="00665FD4" w:rsidRDefault="00770DEE" w:rsidP="00770DEE">
      <w:pPr>
        <w:contextualSpacing/>
        <w:jc w:val="both"/>
        <w:rPr>
          <w:rFonts w:ascii="Times New Roman" w:hAnsi="Times New Roman" w:cs="Times New Roman"/>
        </w:rPr>
      </w:pPr>
      <w:r w:rsidRPr="00665FD4">
        <w:rPr>
          <w:rFonts w:ascii="Times New Roman" w:hAnsi="Times New Roman" w:cs="Times New Roman"/>
        </w:rPr>
        <w:tab/>
        <w:t>Подписи лиц, ответственных за разработку электронного документа</w:t>
      </w:r>
      <w:r w:rsidRPr="00665FD4">
        <w:rPr>
          <w:rFonts w:ascii="Times New Roman" w:hAnsi="Times New Roman" w:cs="Times New Roman"/>
        </w:rPr>
        <w:tab/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20"/>
        <w:gridCol w:w="3109"/>
        <w:gridCol w:w="3115"/>
      </w:tblGrid>
      <w:tr w:rsidR="00770DEE" w:rsidRPr="00665FD4" w14:paraId="536C926F" w14:textId="77777777" w:rsidTr="000C5BA2">
        <w:trPr>
          <w:trHeight w:val="454"/>
        </w:trPr>
        <w:tc>
          <w:tcPr>
            <w:tcW w:w="3120" w:type="dxa"/>
          </w:tcPr>
          <w:p w14:paraId="1CAAB514" w14:textId="77777777" w:rsidR="00770DEE" w:rsidRPr="00665FD4" w:rsidRDefault="00770DEE" w:rsidP="000C5BA2">
            <w:pPr>
              <w:contextualSpacing/>
              <w:jc w:val="both"/>
              <w:rPr>
                <w:rFonts w:ascii="Times New Roman" w:hAnsi="Times New Roman"/>
              </w:rPr>
            </w:pPr>
            <w:r w:rsidRPr="00665FD4">
              <w:rPr>
                <w:rFonts w:ascii="Times New Roman" w:hAnsi="Times New Roman"/>
              </w:rPr>
              <w:t>Состав электронного документа</w:t>
            </w:r>
          </w:p>
        </w:tc>
        <w:tc>
          <w:tcPr>
            <w:tcW w:w="3109" w:type="dxa"/>
          </w:tcPr>
          <w:p w14:paraId="5BF17F21" w14:textId="77777777" w:rsidR="00770DEE" w:rsidRPr="00665FD4" w:rsidRDefault="00770DEE" w:rsidP="000C5BA2">
            <w:pPr>
              <w:contextualSpacing/>
              <w:jc w:val="both"/>
              <w:rPr>
                <w:rFonts w:ascii="Times New Roman" w:hAnsi="Times New Roman"/>
              </w:rPr>
            </w:pPr>
            <w:r w:rsidRPr="00665FD4">
              <w:rPr>
                <w:rFonts w:ascii="Times New Roman" w:hAnsi="Times New Roman"/>
              </w:rPr>
              <w:t>Разработчик</w:t>
            </w:r>
          </w:p>
        </w:tc>
        <w:tc>
          <w:tcPr>
            <w:tcW w:w="3115" w:type="dxa"/>
          </w:tcPr>
          <w:p w14:paraId="5AA6FE09" w14:textId="77777777" w:rsidR="00770DEE" w:rsidRPr="00665FD4" w:rsidRDefault="00770DEE" w:rsidP="000C5BA2">
            <w:pPr>
              <w:contextualSpacing/>
              <w:jc w:val="both"/>
              <w:rPr>
                <w:rFonts w:ascii="Times New Roman" w:hAnsi="Times New Roman"/>
              </w:rPr>
            </w:pPr>
            <w:r w:rsidRPr="00665FD4">
              <w:rPr>
                <w:rFonts w:ascii="Times New Roman" w:hAnsi="Times New Roman"/>
              </w:rPr>
              <w:t>Руководитель</w:t>
            </w:r>
          </w:p>
        </w:tc>
      </w:tr>
      <w:tr w:rsidR="00770DEE" w:rsidRPr="00665FD4" w14:paraId="7279CD6D" w14:textId="77777777" w:rsidTr="000C5BA2">
        <w:trPr>
          <w:trHeight w:val="454"/>
        </w:trPr>
        <w:tc>
          <w:tcPr>
            <w:tcW w:w="3120" w:type="dxa"/>
          </w:tcPr>
          <w:p w14:paraId="073A8D23" w14:textId="0911BCA3" w:rsidR="00770DEE" w:rsidRPr="00665FD4" w:rsidRDefault="00770DEE" w:rsidP="000C5BA2">
            <w:pPr>
              <w:contextualSpacing/>
              <w:jc w:val="both"/>
              <w:rPr>
                <w:rFonts w:ascii="Times New Roman" w:hAnsi="Times New Roman"/>
              </w:rPr>
            </w:pPr>
            <w:r w:rsidRPr="00665FD4">
              <w:rPr>
                <w:rFonts w:ascii="Times New Roman" w:hAnsi="Times New Roman"/>
              </w:rPr>
              <w:t>Пояснительная записка (на бумажном носителе формата А4),</w:t>
            </w:r>
            <w:r>
              <w:rPr>
                <w:rFonts w:ascii="Times New Roman" w:hAnsi="Times New Roman"/>
              </w:rPr>
              <w:t xml:space="preserve"> </w:t>
            </w:r>
            <w:r w:rsidR="00445057">
              <w:rPr>
                <w:rFonts w:ascii="Times New Roman" w:hAnsi="Times New Roman"/>
              </w:rPr>
              <w:t>Тихомиров</w:t>
            </w:r>
            <w:r>
              <w:rPr>
                <w:rFonts w:ascii="Times New Roman" w:hAnsi="Times New Roman"/>
              </w:rPr>
              <w:t>_Т-19</w:t>
            </w:r>
            <w:r w:rsidR="001527C2">
              <w:rPr>
                <w:rFonts w:ascii="Times New Roman" w:hAnsi="Times New Roman"/>
              </w:rPr>
              <w:t>7</w:t>
            </w:r>
            <w:r>
              <w:rPr>
                <w:rFonts w:ascii="Times New Roman" w:hAnsi="Times New Roman"/>
              </w:rPr>
              <w:t>_ПЗ</w:t>
            </w:r>
            <w:r w:rsidRPr="00665FD4">
              <w:rPr>
                <w:rFonts w:ascii="Times New Roman" w:hAnsi="Times New Roman"/>
              </w:rPr>
              <w:t>.doc</w:t>
            </w:r>
            <w:r>
              <w:rPr>
                <w:rFonts w:ascii="Times New Roman" w:hAnsi="Times New Roman"/>
              </w:rPr>
              <w:t>х</w:t>
            </w:r>
          </w:p>
        </w:tc>
        <w:tc>
          <w:tcPr>
            <w:tcW w:w="3109" w:type="dxa"/>
            <w:vAlign w:val="center"/>
          </w:tcPr>
          <w:p w14:paraId="6C451EE6" w14:textId="77777777" w:rsidR="00770DEE" w:rsidRPr="00665FD4" w:rsidRDefault="00770DEE" w:rsidP="000C5BA2">
            <w:pPr>
              <w:contextualSpacing/>
              <w:jc w:val="both"/>
              <w:rPr>
                <w:rFonts w:ascii="Times New Roman" w:hAnsi="Times New Roman"/>
                <w:i/>
              </w:rPr>
            </w:pPr>
          </w:p>
        </w:tc>
        <w:tc>
          <w:tcPr>
            <w:tcW w:w="3115" w:type="dxa"/>
            <w:vAlign w:val="center"/>
          </w:tcPr>
          <w:p w14:paraId="32BF5DAF" w14:textId="77777777" w:rsidR="00770DEE" w:rsidRPr="00665FD4" w:rsidRDefault="00770DEE" w:rsidP="000C5BA2">
            <w:pPr>
              <w:contextualSpacing/>
              <w:jc w:val="both"/>
              <w:rPr>
                <w:rFonts w:ascii="Times New Roman" w:hAnsi="Times New Roman"/>
                <w:i/>
              </w:rPr>
            </w:pPr>
          </w:p>
        </w:tc>
      </w:tr>
      <w:tr w:rsidR="00770DEE" w:rsidRPr="00665FD4" w14:paraId="7EA47937" w14:textId="77777777" w:rsidTr="000C5BA2">
        <w:trPr>
          <w:trHeight w:val="454"/>
        </w:trPr>
        <w:tc>
          <w:tcPr>
            <w:tcW w:w="3120" w:type="dxa"/>
          </w:tcPr>
          <w:p w14:paraId="45CABA0B" w14:textId="77777777" w:rsidR="00770DEE" w:rsidRPr="00665FD4" w:rsidRDefault="00770DEE" w:rsidP="000C5BA2">
            <w:pPr>
              <w:contextualSpacing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ГЧ, </w:t>
            </w:r>
            <w:r w:rsidRPr="00665FD4">
              <w:rPr>
                <w:rFonts w:ascii="Times New Roman" w:hAnsi="Times New Roman"/>
              </w:rPr>
              <w:t>ДВИ.docx</w:t>
            </w:r>
          </w:p>
        </w:tc>
        <w:tc>
          <w:tcPr>
            <w:tcW w:w="3109" w:type="dxa"/>
            <w:vAlign w:val="center"/>
          </w:tcPr>
          <w:p w14:paraId="0D50241F" w14:textId="77777777" w:rsidR="00770DEE" w:rsidRPr="00665FD4" w:rsidRDefault="00770DEE" w:rsidP="000C5BA2">
            <w:pPr>
              <w:contextualSpacing/>
              <w:jc w:val="both"/>
              <w:rPr>
                <w:rFonts w:ascii="Times New Roman" w:hAnsi="Times New Roman"/>
                <w:i/>
              </w:rPr>
            </w:pPr>
          </w:p>
        </w:tc>
        <w:tc>
          <w:tcPr>
            <w:tcW w:w="3115" w:type="dxa"/>
            <w:vAlign w:val="center"/>
          </w:tcPr>
          <w:p w14:paraId="568670DC" w14:textId="77777777" w:rsidR="00770DEE" w:rsidRPr="00665FD4" w:rsidRDefault="00770DEE" w:rsidP="000C5BA2">
            <w:pPr>
              <w:contextualSpacing/>
              <w:jc w:val="both"/>
              <w:rPr>
                <w:rFonts w:ascii="Times New Roman" w:hAnsi="Times New Roman"/>
                <w:i/>
              </w:rPr>
            </w:pPr>
          </w:p>
        </w:tc>
      </w:tr>
      <w:tr w:rsidR="00770DEE" w:rsidRPr="00665FD4" w14:paraId="2317CBD5" w14:textId="77777777" w:rsidTr="000C5BA2">
        <w:trPr>
          <w:trHeight w:val="454"/>
        </w:trPr>
        <w:tc>
          <w:tcPr>
            <w:tcW w:w="3120" w:type="dxa"/>
          </w:tcPr>
          <w:p w14:paraId="06CB3642" w14:textId="77777777" w:rsidR="00770DEE" w:rsidRPr="00665FD4" w:rsidRDefault="00770DEE" w:rsidP="000C5BA2">
            <w:pPr>
              <w:contextualSpacing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ГЧ, </w:t>
            </w:r>
            <w:r w:rsidRPr="00665FD4">
              <w:rPr>
                <w:rFonts w:ascii="Times New Roman" w:hAnsi="Times New Roman"/>
              </w:rPr>
              <w:t>Классов.docx</w:t>
            </w:r>
          </w:p>
        </w:tc>
        <w:tc>
          <w:tcPr>
            <w:tcW w:w="3109" w:type="dxa"/>
            <w:vAlign w:val="center"/>
          </w:tcPr>
          <w:p w14:paraId="3CED3E72" w14:textId="77777777" w:rsidR="00770DEE" w:rsidRPr="00665FD4" w:rsidRDefault="00770DEE" w:rsidP="000C5BA2">
            <w:pPr>
              <w:contextualSpacing/>
              <w:jc w:val="both"/>
              <w:rPr>
                <w:rFonts w:ascii="Times New Roman" w:hAnsi="Times New Roman"/>
                <w:i/>
              </w:rPr>
            </w:pPr>
          </w:p>
        </w:tc>
        <w:tc>
          <w:tcPr>
            <w:tcW w:w="3115" w:type="dxa"/>
            <w:vAlign w:val="center"/>
          </w:tcPr>
          <w:p w14:paraId="7481654A" w14:textId="77777777" w:rsidR="00770DEE" w:rsidRPr="00665FD4" w:rsidRDefault="00770DEE" w:rsidP="000C5BA2">
            <w:pPr>
              <w:contextualSpacing/>
              <w:jc w:val="both"/>
              <w:rPr>
                <w:rFonts w:ascii="Times New Roman" w:hAnsi="Times New Roman"/>
                <w:i/>
              </w:rPr>
            </w:pPr>
          </w:p>
        </w:tc>
      </w:tr>
      <w:tr w:rsidR="00770DEE" w:rsidRPr="00665FD4" w14:paraId="44B5E350" w14:textId="77777777" w:rsidTr="000C5BA2">
        <w:trPr>
          <w:trHeight w:val="454"/>
        </w:trPr>
        <w:tc>
          <w:tcPr>
            <w:tcW w:w="3120" w:type="dxa"/>
          </w:tcPr>
          <w:p w14:paraId="62F37F45" w14:textId="77777777" w:rsidR="00770DEE" w:rsidRPr="00665FD4" w:rsidRDefault="00770DEE" w:rsidP="000C5BA2">
            <w:pPr>
              <w:contextualSpacing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ГЧ, Деятельности</w:t>
            </w:r>
            <w:r w:rsidRPr="00665FD4">
              <w:rPr>
                <w:rFonts w:ascii="Times New Roman" w:hAnsi="Times New Roman"/>
              </w:rPr>
              <w:t>.docx</w:t>
            </w:r>
          </w:p>
        </w:tc>
        <w:tc>
          <w:tcPr>
            <w:tcW w:w="3109" w:type="dxa"/>
            <w:vAlign w:val="center"/>
          </w:tcPr>
          <w:p w14:paraId="3266728D" w14:textId="77777777" w:rsidR="00770DEE" w:rsidRPr="00665FD4" w:rsidRDefault="00770DEE" w:rsidP="000C5BA2">
            <w:pPr>
              <w:contextualSpacing/>
              <w:jc w:val="both"/>
              <w:rPr>
                <w:rFonts w:ascii="Times New Roman" w:hAnsi="Times New Roman"/>
                <w:i/>
              </w:rPr>
            </w:pPr>
          </w:p>
        </w:tc>
        <w:tc>
          <w:tcPr>
            <w:tcW w:w="3115" w:type="dxa"/>
            <w:vAlign w:val="center"/>
          </w:tcPr>
          <w:p w14:paraId="1F456810" w14:textId="77777777" w:rsidR="00770DEE" w:rsidRPr="00665FD4" w:rsidRDefault="00770DEE" w:rsidP="000C5BA2">
            <w:pPr>
              <w:contextualSpacing/>
              <w:jc w:val="both"/>
              <w:rPr>
                <w:rFonts w:ascii="Times New Roman" w:hAnsi="Times New Roman"/>
                <w:i/>
              </w:rPr>
            </w:pPr>
          </w:p>
        </w:tc>
      </w:tr>
      <w:tr w:rsidR="00770DEE" w:rsidRPr="00665FD4" w14:paraId="57ACB913" w14:textId="77777777" w:rsidTr="000C5BA2">
        <w:trPr>
          <w:trHeight w:val="454"/>
        </w:trPr>
        <w:tc>
          <w:tcPr>
            <w:tcW w:w="3120" w:type="dxa"/>
          </w:tcPr>
          <w:p w14:paraId="10DE4211" w14:textId="77777777" w:rsidR="00770DEE" w:rsidRPr="00665FD4" w:rsidRDefault="00770DEE" w:rsidP="000C5BA2">
            <w:pPr>
              <w:contextualSpacing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ГЧ, </w:t>
            </w:r>
            <w:r w:rsidRPr="00665FD4">
              <w:rPr>
                <w:rFonts w:ascii="Times New Roman" w:hAnsi="Times New Roman"/>
              </w:rPr>
              <w:t>Последовательности.docx</w:t>
            </w:r>
          </w:p>
        </w:tc>
        <w:tc>
          <w:tcPr>
            <w:tcW w:w="3109" w:type="dxa"/>
            <w:vAlign w:val="center"/>
          </w:tcPr>
          <w:p w14:paraId="39993D06" w14:textId="77777777" w:rsidR="00770DEE" w:rsidRPr="00665FD4" w:rsidRDefault="00770DEE" w:rsidP="000C5BA2">
            <w:pPr>
              <w:contextualSpacing/>
              <w:jc w:val="both"/>
              <w:rPr>
                <w:rFonts w:ascii="Times New Roman" w:hAnsi="Times New Roman"/>
                <w:i/>
              </w:rPr>
            </w:pPr>
          </w:p>
        </w:tc>
        <w:tc>
          <w:tcPr>
            <w:tcW w:w="3115" w:type="dxa"/>
            <w:vAlign w:val="center"/>
          </w:tcPr>
          <w:p w14:paraId="46C6E785" w14:textId="77777777" w:rsidR="00770DEE" w:rsidRPr="00665FD4" w:rsidRDefault="00770DEE" w:rsidP="000C5BA2">
            <w:pPr>
              <w:contextualSpacing/>
              <w:jc w:val="both"/>
              <w:rPr>
                <w:rFonts w:ascii="Times New Roman" w:hAnsi="Times New Roman"/>
                <w:i/>
              </w:rPr>
            </w:pPr>
          </w:p>
        </w:tc>
      </w:tr>
      <w:tr w:rsidR="00770DEE" w:rsidRPr="00665FD4" w14:paraId="750A2080" w14:textId="77777777" w:rsidTr="000C5BA2">
        <w:trPr>
          <w:trHeight w:val="454"/>
        </w:trPr>
        <w:tc>
          <w:tcPr>
            <w:tcW w:w="3120" w:type="dxa"/>
          </w:tcPr>
          <w:p w14:paraId="1844ECFD" w14:textId="50A30312" w:rsidR="00770DEE" w:rsidRPr="00665FD4" w:rsidRDefault="00770DEE" w:rsidP="000C5BA2">
            <w:pPr>
              <w:contextualSpacing/>
              <w:jc w:val="both"/>
              <w:rPr>
                <w:rFonts w:ascii="Times New Roman" w:hAnsi="Times New Roman"/>
              </w:rPr>
            </w:pPr>
            <w:r w:rsidRPr="00665FD4">
              <w:rPr>
                <w:rFonts w:ascii="Times New Roman" w:hAnsi="Times New Roman"/>
              </w:rPr>
              <w:t>Папка с проектом</w:t>
            </w:r>
            <w:r>
              <w:rPr>
                <w:rFonts w:ascii="Times New Roman" w:hAnsi="Times New Roman"/>
              </w:rPr>
              <w:t xml:space="preserve"> «</w:t>
            </w:r>
            <w:r w:rsidR="00F15FA6">
              <w:rPr>
                <w:rFonts w:ascii="Times New Roman" w:hAnsi="Times New Roman"/>
                <w:lang w:val="en-GB"/>
              </w:rPr>
              <w:t>SynthFoods</w:t>
            </w:r>
            <w:r>
              <w:rPr>
                <w:rFonts w:ascii="Times New Roman" w:hAnsi="Times New Roman"/>
              </w:rPr>
              <w:t>»</w:t>
            </w:r>
          </w:p>
        </w:tc>
        <w:tc>
          <w:tcPr>
            <w:tcW w:w="3109" w:type="dxa"/>
            <w:vAlign w:val="center"/>
          </w:tcPr>
          <w:p w14:paraId="27446CA5" w14:textId="77777777" w:rsidR="00770DEE" w:rsidRPr="00665FD4" w:rsidRDefault="00770DEE" w:rsidP="000C5BA2">
            <w:pPr>
              <w:contextualSpacing/>
              <w:jc w:val="both"/>
              <w:rPr>
                <w:rFonts w:ascii="Times New Roman" w:hAnsi="Times New Roman"/>
                <w:i/>
              </w:rPr>
            </w:pPr>
          </w:p>
        </w:tc>
        <w:tc>
          <w:tcPr>
            <w:tcW w:w="3115" w:type="dxa"/>
            <w:vAlign w:val="center"/>
          </w:tcPr>
          <w:p w14:paraId="0708BB67" w14:textId="77777777" w:rsidR="00770DEE" w:rsidRPr="00665FD4" w:rsidRDefault="00770DEE" w:rsidP="000C5BA2">
            <w:pPr>
              <w:contextualSpacing/>
              <w:jc w:val="both"/>
              <w:rPr>
                <w:rFonts w:ascii="Times New Roman" w:hAnsi="Times New Roman"/>
                <w:i/>
              </w:rPr>
            </w:pPr>
          </w:p>
        </w:tc>
      </w:tr>
      <w:tr w:rsidR="00770DEE" w:rsidRPr="00665FD4" w14:paraId="5CAA8480" w14:textId="77777777" w:rsidTr="000C5BA2">
        <w:trPr>
          <w:trHeight w:val="454"/>
        </w:trPr>
        <w:tc>
          <w:tcPr>
            <w:tcW w:w="3120" w:type="dxa"/>
          </w:tcPr>
          <w:p w14:paraId="208DD6A6" w14:textId="242430D5" w:rsidR="00770DEE" w:rsidRPr="00665FD4" w:rsidRDefault="00770DEE" w:rsidP="000C5BA2">
            <w:pPr>
              <w:contextualSpacing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Установочный пакет программного средства «</w:t>
            </w:r>
            <w:r w:rsidR="00F15FA6">
              <w:rPr>
                <w:rFonts w:ascii="Times New Roman" w:hAnsi="Times New Roman"/>
                <w:lang w:val="en-US"/>
              </w:rPr>
              <w:t>SynthFoods</w:t>
            </w:r>
            <w:r w:rsidR="00F15FA6" w:rsidRPr="00F15FA6">
              <w:rPr>
                <w:rFonts w:ascii="Times New Roman" w:hAnsi="Times New Roman"/>
              </w:rPr>
              <w:t>.</w:t>
            </w:r>
            <w:r w:rsidR="00F15FA6">
              <w:rPr>
                <w:rFonts w:ascii="Times New Roman" w:hAnsi="Times New Roman"/>
                <w:lang w:val="en-GB"/>
              </w:rPr>
              <w:t>exe</w:t>
            </w:r>
            <w:r>
              <w:rPr>
                <w:rFonts w:ascii="Times New Roman" w:hAnsi="Times New Roman"/>
              </w:rPr>
              <w:t>»</w:t>
            </w:r>
          </w:p>
        </w:tc>
        <w:tc>
          <w:tcPr>
            <w:tcW w:w="3109" w:type="dxa"/>
            <w:vAlign w:val="center"/>
          </w:tcPr>
          <w:p w14:paraId="7C70536D" w14:textId="77777777" w:rsidR="00770DEE" w:rsidRPr="00665FD4" w:rsidRDefault="00770DEE" w:rsidP="000C5BA2">
            <w:pPr>
              <w:contextualSpacing/>
              <w:jc w:val="both"/>
              <w:rPr>
                <w:rFonts w:ascii="Times New Roman" w:hAnsi="Times New Roman"/>
                <w:i/>
              </w:rPr>
            </w:pPr>
          </w:p>
        </w:tc>
        <w:tc>
          <w:tcPr>
            <w:tcW w:w="3115" w:type="dxa"/>
            <w:vAlign w:val="center"/>
          </w:tcPr>
          <w:p w14:paraId="7C3D747B" w14:textId="77777777" w:rsidR="00770DEE" w:rsidRPr="00665FD4" w:rsidRDefault="00770DEE" w:rsidP="000C5BA2">
            <w:pPr>
              <w:contextualSpacing/>
              <w:jc w:val="both"/>
              <w:rPr>
                <w:rFonts w:ascii="Times New Roman" w:hAnsi="Times New Roman"/>
                <w:i/>
              </w:rPr>
            </w:pPr>
          </w:p>
        </w:tc>
      </w:tr>
      <w:tr w:rsidR="00770DEE" w:rsidRPr="00665FD4" w14:paraId="093A5862" w14:textId="77777777" w:rsidTr="000C5BA2">
        <w:trPr>
          <w:trHeight w:val="454"/>
        </w:trPr>
        <w:tc>
          <w:tcPr>
            <w:tcW w:w="3120" w:type="dxa"/>
          </w:tcPr>
          <w:p w14:paraId="14A9F90C" w14:textId="3E3A9D05" w:rsidR="00770DEE" w:rsidRPr="00F15FA6" w:rsidRDefault="00770DEE" w:rsidP="000C5BA2">
            <w:pPr>
              <w:contextualSpacing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Файлы базы данных «</w:t>
            </w:r>
            <w:r w:rsidR="00F15FA6">
              <w:rPr>
                <w:rFonts w:ascii="Times New Roman" w:hAnsi="Times New Roman"/>
                <w:lang w:val="en-GB"/>
              </w:rPr>
              <w:t>synthfoods</w:t>
            </w:r>
            <w:r w:rsidR="00F15FA6" w:rsidRPr="00F15FA6">
              <w:rPr>
                <w:rFonts w:ascii="Times New Roman" w:hAnsi="Times New Roman"/>
              </w:rPr>
              <w:t>.</w:t>
            </w:r>
            <w:r w:rsidR="00F15FA6">
              <w:rPr>
                <w:rFonts w:ascii="Times New Roman" w:hAnsi="Times New Roman"/>
                <w:lang w:val="en-GB"/>
              </w:rPr>
              <w:t>bacpac</w:t>
            </w:r>
            <w:r w:rsidR="00F15FA6">
              <w:rPr>
                <w:rFonts w:ascii="Times New Roman" w:hAnsi="Times New Roman"/>
              </w:rPr>
              <w:t>»</w:t>
            </w:r>
          </w:p>
        </w:tc>
        <w:tc>
          <w:tcPr>
            <w:tcW w:w="3109" w:type="dxa"/>
            <w:vAlign w:val="center"/>
          </w:tcPr>
          <w:p w14:paraId="57C3ECF7" w14:textId="77777777" w:rsidR="00770DEE" w:rsidRPr="00665FD4" w:rsidRDefault="00770DEE" w:rsidP="000C5BA2">
            <w:pPr>
              <w:contextualSpacing/>
              <w:jc w:val="both"/>
              <w:rPr>
                <w:rFonts w:ascii="Times New Roman" w:hAnsi="Times New Roman"/>
                <w:i/>
              </w:rPr>
            </w:pPr>
          </w:p>
        </w:tc>
        <w:tc>
          <w:tcPr>
            <w:tcW w:w="3115" w:type="dxa"/>
            <w:vAlign w:val="center"/>
          </w:tcPr>
          <w:p w14:paraId="1266B4FF" w14:textId="77777777" w:rsidR="00770DEE" w:rsidRPr="00665FD4" w:rsidRDefault="00770DEE" w:rsidP="000C5BA2">
            <w:pPr>
              <w:contextualSpacing/>
              <w:jc w:val="both"/>
              <w:rPr>
                <w:rFonts w:ascii="Times New Roman" w:hAnsi="Times New Roman"/>
                <w:i/>
              </w:rPr>
            </w:pPr>
          </w:p>
        </w:tc>
      </w:tr>
      <w:tr w:rsidR="00770DEE" w:rsidRPr="00665FD4" w14:paraId="348F0101" w14:textId="77777777" w:rsidTr="000C5BA2">
        <w:trPr>
          <w:trHeight w:val="454"/>
        </w:trPr>
        <w:tc>
          <w:tcPr>
            <w:tcW w:w="3120" w:type="dxa"/>
          </w:tcPr>
          <w:p w14:paraId="1E5D4E7E" w14:textId="77777777" w:rsidR="00770DEE" w:rsidRPr="00665FD4" w:rsidRDefault="00770DEE" w:rsidP="000C5BA2">
            <w:pPr>
              <w:contextualSpacing/>
              <w:jc w:val="both"/>
              <w:rPr>
                <w:rFonts w:ascii="Times New Roman" w:hAnsi="Times New Roman"/>
              </w:rPr>
            </w:pPr>
            <w:r w:rsidRPr="00665FD4">
              <w:rPr>
                <w:rFonts w:ascii="Times New Roman" w:hAnsi="Times New Roman"/>
              </w:rPr>
              <w:t xml:space="preserve">Тип носителя: </w:t>
            </w:r>
            <w:r>
              <w:rPr>
                <w:rFonts w:ascii="Times New Roman" w:hAnsi="Times New Roman"/>
              </w:rPr>
              <w:t>флеш-накопитель</w:t>
            </w:r>
          </w:p>
        </w:tc>
        <w:tc>
          <w:tcPr>
            <w:tcW w:w="3109" w:type="dxa"/>
          </w:tcPr>
          <w:p w14:paraId="7C98F5A9" w14:textId="77777777" w:rsidR="00770DEE" w:rsidRPr="00665FD4" w:rsidRDefault="00770DEE" w:rsidP="000C5BA2">
            <w:pPr>
              <w:contextualSpacing/>
              <w:jc w:val="both"/>
              <w:rPr>
                <w:rFonts w:ascii="Times New Roman" w:hAnsi="Times New Roman"/>
              </w:rPr>
            </w:pPr>
          </w:p>
        </w:tc>
        <w:tc>
          <w:tcPr>
            <w:tcW w:w="3115" w:type="dxa"/>
          </w:tcPr>
          <w:p w14:paraId="131555F3" w14:textId="77777777" w:rsidR="00770DEE" w:rsidRPr="00665FD4" w:rsidRDefault="00770DEE" w:rsidP="000C5BA2">
            <w:pPr>
              <w:contextualSpacing/>
              <w:jc w:val="both"/>
              <w:rPr>
                <w:rFonts w:ascii="Times New Roman" w:hAnsi="Times New Roman"/>
              </w:rPr>
            </w:pPr>
          </w:p>
        </w:tc>
      </w:tr>
    </w:tbl>
    <w:p w14:paraId="6D263FE7" w14:textId="77777777" w:rsidR="00770DEE" w:rsidRDefault="00770DEE" w:rsidP="00770DE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6E7820" w14:textId="77777777" w:rsidR="00770DEE" w:rsidRDefault="00770DEE" w:rsidP="00770D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</w:rPr>
        <w:sectPr w:rsidR="00770DEE" w:rsidSect="00770DEE">
          <w:pgSz w:w="11906" w:h="16838" w:code="9"/>
          <w:pgMar w:top="1134" w:right="851" w:bottom="1134" w:left="1701" w:header="709" w:footer="709" w:gutter="0"/>
          <w:pgNumType w:start="3"/>
          <w:cols w:space="708"/>
          <w:titlePg/>
          <w:docGrid w:linePitch="360"/>
        </w:sectPr>
      </w:pPr>
    </w:p>
    <w:p w14:paraId="7C036386" w14:textId="77777777" w:rsidR="00770DEE" w:rsidRPr="00CE01A5" w:rsidRDefault="00770DEE" w:rsidP="00770D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E01A5">
        <w:rPr>
          <w:rFonts w:ascii="Times New Roman" w:hAnsi="Times New Roman" w:cs="Times New Roman"/>
          <w:b/>
          <w:sz w:val="28"/>
          <w:szCs w:val="28"/>
        </w:rPr>
        <w:lastRenderedPageBreak/>
        <w:t>Этикетка</w:t>
      </w:r>
    </w:p>
    <w:p w14:paraId="290E0E48" w14:textId="77777777" w:rsidR="00770DEE" w:rsidRPr="00CE01A5" w:rsidRDefault="00770DEE" w:rsidP="00770D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E01A5">
        <w:rPr>
          <w:rFonts w:ascii="Times New Roman" w:hAnsi="Times New Roman" w:cs="Times New Roman"/>
          <w:sz w:val="28"/>
          <w:szCs w:val="28"/>
        </w:rPr>
        <w:t>для курсовых проектов</w:t>
      </w:r>
    </w:p>
    <w:p w14:paraId="1B46AAB6" w14:textId="300B65ED" w:rsidR="00770DEE" w:rsidRPr="00CE01A5" w:rsidRDefault="00770DEE" w:rsidP="00770D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10FD7B2" w14:textId="0FAB1415" w:rsidR="00770DEE" w:rsidRPr="00CE01A5" w:rsidRDefault="00770DEE" w:rsidP="00770D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E01A5">
        <w:rPr>
          <w:rFonts w:ascii="Times New Roman" w:hAnsi="Times New Roman" w:cs="Times New Roman"/>
          <w:b/>
          <w:sz w:val="28"/>
          <w:szCs w:val="28"/>
        </w:rPr>
        <w:t>Курсовой проект</w:t>
      </w:r>
    </w:p>
    <w:p w14:paraId="57D27764" w14:textId="6EC5D859" w:rsidR="00770DEE" w:rsidRPr="00CE01A5" w:rsidRDefault="00770DEE" w:rsidP="00770D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B6BEB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58261" behindDoc="0" locked="0" layoutInCell="1" allowOverlap="1" wp14:anchorId="3B1F0C44" wp14:editId="11E33310">
                <wp:simplePos x="0" y="0"/>
                <wp:positionH relativeFrom="column">
                  <wp:posOffset>346328</wp:posOffset>
                </wp:positionH>
                <wp:positionV relativeFrom="paragraph">
                  <wp:posOffset>162052</wp:posOffset>
                </wp:positionV>
                <wp:extent cx="5383987" cy="1404620"/>
                <wp:effectExtent l="0" t="0" r="0" b="6350"/>
                <wp:wrapNone/>
                <wp:docPr id="13065750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398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31CC68" w14:textId="6163C766" w:rsidR="00770DEE" w:rsidRPr="004B6BEB" w:rsidRDefault="00770DEE" w:rsidP="00770DE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B6BEB">
                              <w:rPr>
                                <w:rFonts w:ascii="Times New Roman" w:hAnsi="Times New Roman" w:cs="Times New Roman"/>
                              </w:rPr>
                              <w:t xml:space="preserve">Разработка автоматизированного рабочего места </w:t>
                            </w:r>
                            <w:r w:rsidR="006D2D0A">
                              <w:rPr>
                                <w:rFonts w:ascii="Times New Roman" w:hAnsi="Times New Roman" w:cs="Times New Roman"/>
                              </w:rPr>
                              <w:t>сортудника бюра ремонта  электронной техники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1F0C44" id="_x0000_s1494" type="#_x0000_t202" style="position:absolute;left:0;text-align:left;margin-left:27.25pt;margin-top:12.75pt;width:423.95pt;height:110.6pt;z-index:25165826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" filled="f" stroked="f">
                <v:textbox style="mso-fit-shape-to-text:t">
                  <w:txbxContent>
                    <w:p w14:paraId="6C31CC68" w14:textId="6163C766" w:rsidR="00770DEE" w:rsidRPr="004B6BEB" w:rsidRDefault="00770DEE" w:rsidP="00770DEE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4B6BEB">
                        <w:rPr>
                          <w:rFonts w:ascii="Times New Roman" w:hAnsi="Times New Roman" w:cs="Times New Roman"/>
                        </w:rPr>
                        <w:t xml:space="preserve">Разработка автоматизированного рабочего места </w:t>
                      </w:r>
                      <w:r w:rsidR="006D2D0A">
                        <w:rPr>
                          <w:rFonts w:ascii="Times New Roman" w:hAnsi="Times New Roman" w:cs="Times New Roman"/>
                        </w:rPr>
                        <w:t>сортудника бюра ремонта  электронной техники</w:t>
                      </w:r>
                    </w:p>
                  </w:txbxContent>
                </v:textbox>
              </v:shape>
            </w:pict>
          </mc:Fallback>
        </mc:AlternateContent>
      </w:r>
    </w:p>
    <w:p w14:paraId="70A5C5F6" w14:textId="77AECE2F" w:rsidR="006D2D0A" w:rsidRDefault="00770DEE" w:rsidP="00770D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rFonts w:ascii="Times New Roman" w:eastAsia="Times New Roman" w:hAnsi="Times New Roman" w:cs="Times New Roman"/>
          <w:u w:val="single"/>
        </w:rPr>
      </w:pPr>
      <w:r w:rsidRPr="00CE01A5">
        <w:rPr>
          <w:rFonts w:ascii="Times New Roman" w:hAnsi="Times New Roman" w:cs="Times New Roman"/>
        </w:rPr>
        <w:t xml:space="preserve">Тема </w:t>
      </w:r>
      <w:r w:rsidRPr="00CE01A5">
        <w:rPr>
          <w:rFonts w:ascii="Times New Roman" w:eastAsia="Times New Roman" w:hAnsi="Times New Roman" w:cs="Times New Roman"/>
          <w:u w:val="single"/>
        </w:rPr>
        <w:t>«</w:t>
      </w:r>
      <w:r w:rsidRPr="00CE01A5">
        <w:rPr>
          <w:rFonts w:ascii="Times New Roman" w:eastAsia="Times New Roman" w:hAnsi="Times New Roman" w:cs="Times New Roman"/>
          <w:u w:val="single"/>
        </w:rPr>
        <w:tab/>
      </w:r>
      <w:r w:rsidRPr="00CE01A5">
        <w:rPr>
          <w:rFonts w:ascii="Times New Roman" w:eastAsia="Times New Roman" w:hAnsi="Times New Roman" w:cs="Times New Roman"/>
          <w:u w:val="single"/>
        </w:rPr>
        <w:tab/>
      </w:r>
      <w:r w:rsidRPr="00CE01A5">
        <w:rPr>
          <w:rFonts w:ascii="Times New Roman" w:eastAsia="Times New Roman" w:hAnsi="Times New Roman" w:cs="Times New Roman"/>
          <w:u w:val="single"/>
        </w:rPr>
        <w:tab/>
      </w:r>
      <w:r w:rsidRPr="00CE01A5">
        <w:rPr>
          <w:rFonts w:ascii="Times New Roman" w:eastAsia="Times New Roman" w:hAnsi="Times New Roman" w:cs="Times New Roman"/>
          <w:u w:val="single"/>
        </w:rPr>
        <w:tab/>
      </w:r>
      <w:r w:rsidRPr="00CE01A5">
        <w:rPr>
          <w:rFonts w:ascii="Times New Roman" w:eastAsia="Times New Roman" w:hAnsi="Times New Roman" w:cs="Times New Roman"/>
          <w:u w:val="single"/>
        </w:rPr>
        <w:tab/>
      </w:r>
      <w:r w:rsidRPr="00CE01A5">
        <w:rPr>
          <w:rFonts w:ascii="Times New Roman" w:eastAsia="Times New Roman" w:hAnsi="Times New Roman" w:cs="Times New Roman"/>
          <w:u w:val="single"/>
        </w:rPr>
        <w:tab/>
      </w:r>
      <w:r w:rsidR="006D2D0A">
        <w:rPr>
          <w:rFonts w:ascii="Times New Roman" w:eastAsia="Times New Roman" w:hAnsi="Times New Roman" w:cs="Times New Roman"/>
          <w:u w:val="single"/>
        </w:rPr>
        <w:t xml:space="preserve">                      </w:t>
      </w:r>
      <w:r w:rsidRPr="00CE01A5">
        <w:rPr>
          <w:rFonts w:ascii="Times New Roman" w:eastAsia="Times New Roman" w:hAnsi="Times New Roman" w:cs="Times New Roman"/>
          <w:u w:val="single"/>
        </w:rPr>
        <w:tab/>
      </w:r>
      <w:r w:rsidRPr="00CE01A5">
        <w:rPr>
          <w:rFonts w:ascii="Times New Roman" w:eastAsia="Times New Roman" w:hAnsi="Times New Roman" w:cs="Times New Roman"/>
          <w:u w:val="single"/>
        </w:rPr>
        <w:tab/>
      </w:r>
      <w:r w:rsidRPr="00CE01A5">
        <w:rPr>
          <w:rFonts w:ascii="Times New Roman" w:eastAsia="Times New Roman" w:hAnsi="Times New Roman" w:cs="Times New Roman"/>
          <w:u w:val="single"/>
        </w:rPr>
        <w:tab/>
      </w:r>
      <w:r w:rsidR="006D2D0A">
        <w:rPr>
          <w:rFonts w:ascii="Times New Roman" w:eastAsia="Times New Roman" w:hAnsi="Times New Roman" w:cs="Times New Roman"/>
          <w:u w:val="single"/>
        </w:rPr>
        <w:t xml:space="preserve">        </w:t>
      </w:r>
    </w:p>
    <w:p w14:paraId="403B2C38" w14:textId="3EFD161A" w:rsidR="00770DEE" w:rsidRDefault="006D2D0A" w:rsidP="00770D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 xml:space="preserve">                                                     </w:t>
      </w:r>
      <w:r w:rsidR="00770DEE" w:rsidRPr="00CE01A5">
        <w:rPr>
          <w:rFonts w:ascii="Times New Roman" w:eastAsia="Times New Roman" w:hAnsi="Times New Roman" w:cs="Times New Roman"/>
          <w:u w:val="single"/>
        </w:rPr>
        <w:t>»</w:t>
      </w:r>
      <w:r>
        <w:rPr>
          <w:rFonts w:ascii="Times New Roman" w:eastAsia="Times New Roman" w:hAnsi="Times New Roman" w:cs="Times New Roman"/>
          <w:u w:val="single"/>
        </w:rPr>
        <w:t xml:space="preserve"> </w:t>
      </w:r>
    </w:p>
    <w:p w14:paraId="391C2D12" w14:textId="71D67CF8" w:rsidR="00770DEE" w:rsidRPr="00CE01A5" w:rsidRDefault="00770DEE" w:rsidP="00770D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rFonts w:ascii="Times New Roman" w:hAnsi="Times New Roman" w:cs="Times New Roman"/>
          <w:u w:val="single"/>
        </w:rPr>
      </w:pPr>
      <w:r w:rsidRPr="00CE01A5">
        <w:rPr>
          <w:rFonts w:ascii="Times New Roman" w:hAnsi="Times New Roman" w:cs="Times New Roman"/>
          <w:u w:val="single"/>
        </w:rPr>
        <w:t>КП Т.</w:t>
      </w:r>
      <w:r>
        <w:rPr>
          <w:rFonts w:ascii="Times New Roman" w:hAnsi="Times New Roman" w:cs="Times New Roman"/>
          <w:u w:val="single"/>
        </w:rPr>
        <w:t>19</w:t>
      </w:r>
      <w:r w:rsidR="00CD6B5F">
        <w:rPr>
          <w:rFonts w:ascii="Times New Roman" w:hAnsi="Times New Roman" w:cs="Times New Roman"/>
          <w:u w:val="single"/>
        </w:rPr>
        <w:t>7</w:t>
      </w:r>
      <w:r>
        <w:rPr>
          <w:rFonts w:ascii="Times New Roman" w:hAnsi="Times New Roman" w:cs="Times New Roman"/>
          <w:u w:val="single"/>
        </w:rPr>
        <w:t>0</w:t>
      </w:r>
      <w:r w:rsidR="00CD6B5F">
        <w:rPr>
          <w:rFonts w:ascii="Times New Roman" w:hAnsi="Times New Roman" w:cs="Times New Roman"/>
          <w:u w:val="single"/>
        </w:rPr>
        <w:t>20</w:t>
      </w:r>
      <w:r w:rsidRPr="00CE01A5">
        <w:rPr>
          <w:rFonts w:ascii="Times New Roman" w:hAnsi="Times New Roman" w:cs="Times New Roman"/>
          <w:u w:val="single"/>
        </w:rPr>
        <w:t>.401</w:t>
      </w:r>
    </w:p>
    <w:p w14:paraId="08F9E562" w14:textId="79A7AF7F" w:rsidR="00770DEE" w:rsidRPr="00CE01A5" w:rsidRDefault="00770DEE" w:rsidP="00770D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rFonts w:ascii="Times New Roman" w:hAnsi="Times New Roman" w:cs="Times New Roman"/>
        </w:rPr>
      </w:pPr>
    </w:p>
    <w:p w14:paraId="75E18BE8" w14:textId="15F18D49" w:rsidR="00770DEE" w:rsidRPr="00CE01A5" w:rsidRDefault="00770DEE" w:rsidP="00770D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rFonts w:ascii="Times New Roman" w:hAnsi="Times New Roman" w:cs="Times New Roman"/>
        </w:rPr>
      </w:pPr>
      <w:r w:rsidRPr="00CE01A5">
        <w:rPr>
          <w:rFonts w:ascii="Times New Roman" w:hAnsi="Times New Roman" w:cs="Times New Roman"/>
        </w:rPr>
        <w:t xml:space="preserve">Разработан </w:t>
      </w:r>
      <w:r w:rsidRPr="00266756">
        <w:rPr>
          <w:rFonts w:ascii="Times New Roman" w:hAnsi="Times New Roman" w:cs="Times New Roman"/>
          <w:u w:val="single"/>
        </w:rPr>
        <w:tab/>
      </w:r>
      <w:r w:rsidRPr="00266756">
        <w:rPr>
          <w:rFonts w:ascii="Times New Roman" w:hAnsi="Times New Roman" w:cs="Times New Roman"/>
          <w:u w:val="single"/>
        </w:rPr>
        <w:tab/>
      </w:r>
      <w:r w:rsidRPr="00266756">
        <w:rPr>
          <w:rFonts w:ascii="Times New Roman" w:hAnsi="Times New Roman" w:cs="Times New Roman"/>
          <w:u w:val="single"/>
        </w:rPr>
        <w:tab/>
      </w:r>
    </w:p>
    <w:p w14:paraId="68C14308" w14:textId="50C1DCB1" w:rsidR="00770DEE" w:rsidRPr="00CE01A5" w:rsidRDefault="00770DEE" w:rsidP="00770D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rFonts w:ascii="Times New Roman" w:hAnsi="Times New Roman" w:cs="Times New Roman"/>
        </w:rPr>
      </w:pPr>
      <w:r w:rsidRPr="00CE01A5">
        <w:rPr>
          <w:rFonts w:ascii="Times New Roman" w:hAnsi="Times New Roman" w:cs="Times New Roman"/>
        </w:rPr>
        <w:t>Утвержден</w:t>
      </w:r>
      <w:r>
        <w:rPr>
          <w:rFonts w:ascii="Times New Roman" w:hAnsi="Times New Roman" w:cs="Times New Roman"/>
        </w:rPr>
        <w:t xml:space="preserve"> </w:t>
      </w:r>
      <w:r w:rsidRPr="00197FD4">
        <w:rPr>
          <w:rFonts w:ascii="Times New Roman" w:hAnsi="Times New Roman" w:cs="Times New Roman"/>
          <w:u w:val="single"/>
        </w:rPr>
        <w:t>15.02.2024</w:t>
      </w:r>
    </w:p>
    <w:p w14:paraId="59357E92" w14:textId="10A03C19" w:rsidR="00770DEE" w:rsidRPr="00CE01A5" w:rsidRDefault="00770DEE" w:rsidP="00770D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rFonts w:ascii="Times New Roman" w:hAnsi="Times New Roman" w:cs="Times New Roman"/>
        </w:rPr>
      </w:pPr>
      <w:r w:rsidRPr="00CE01A5">
        <w:rPr>
          <w:rFonts w:ascii="Times New Roman" w:hAnsi="Times New Roman" w:cs="Times New Roman"/>
        </w:rPr>
        <w:t xml:space="preserve">Руководитель: </w:t>
      </w:r>
      <w:r>
        <w:rPr>
          <w:rFonts w:ascii="Times New Roman" w:hAnsi="Times New Roman" w:cs="Times New Roman"/>
          <w:u w:val="single"/>
        </w:rPr>
        <w:t>К</w:t>
      </w:r>
      <w:r w:rsidR="00245AC3">
        <w:rPr>
          <w:rFonts w:ascii="Times New Roman" w:hAnsi="Times New Roman" w:cs="Times New Roman"/>
          <w:u w:val="single"/>
        </w:rPr>
        <w:t>ривоше</w:t>
      </w:r>
      <w:r w:rsidR="004905FE">
        <w:rPr>
          <w:rFonts w:ascii="Times New Roman" w:hAnsi="Times New Roman" w:cs="Times New Roman"/>
          <w:u w:val="single"/>
        </w:rPr>
        <w:t>и</w:t>
      </w:r>
      <w:r w:rsidR="00245AC3">
        <w:rPr>
          <w:rFonts w:ascii="Times New Roman" w:hAnsi="Times New Roman" w:cs="Times New Roman"/>
          <w:u w:val="single"/>
        </w:rPr>
        <w:t>на А.В</w:t>
      </w:r>
      <w:r>
        <w:rPr>
          <w:rFonts w:ascii="Times New Roman" w:hAnsi="Times New Roman" w:cs="Times New Roman"/>
          <w:u w:val="single"/>
        </w:rPr>
        <w:t>.</w:t>
      </w:r>
    </w:p>
    <w:p w14:paraId="744579C2" w14:textId="77777777" w:rsidR="00770DEE" w:rsidRPr="00CE01A5" w:rsidRDefault="00770DEE" w:rsidP="00770D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rFonts w:ascii="Times New Roman" w:hAnsi="Times New Roman" w:cs="Times New Roman"/>
          <w:u w:val="single"/>
        </w:rPr>
      </w:pPr>
      <w:r w:rsidRPr="00CE01A5">
        <w:rPr>
          <w:rFonts w:ascii="Times New Roman" w:hAnsi="Times New Roman" w:cs="Times New Roman"/>
        </w:rPr>
        <w:t xml:space="preserve">Технические средства: </w:t>
      </w:r>
      <w:r>
        <w:rPr>
          <w:rFonts w:ascii="Times New Roman" w:hAnsi="Times New Roman" w:cs="Times New Roman"/>
          <w:u w:val="single"/>
        </w:rPr>
        <w:t>ПК (</w:t>
      </w:r>
      <w:r>
        <w:rPr>
          <w:rFonts w:ascii="Times New Roman" w:hAnsi="Times New Roman" w:cs="Times New Roman"/>
          <w:u w:val="single"/>
          <w:lang w:val="en-US"/>
        </w:rPr>
        <w:t>Windows</w:t>
      </w:r>
      <w:r w:rsidRPr="000A2B3A">
        <w:rPr>
          <w:rFonts w:ascii="Times New Roman" w:hAnsi="Times New Roman" w:cs="Times New Roman"/>
          <w:u w:val="single"/>
        </w:rPr>
        <w:t xml:space="preserve"> 7, 8, 8.1, 10, 11</w:t>
      </w:r>
      <w:r>
        <w:rPr>
          <w:rFonts w:ascii="Times New Roman" w:hAnsi="Times New Roman" w:cs="Times New Roman"/>
          <w:u w:val="single"/>
        </w:rPr>
        <w:t>)</w:t>
      </w:r>
      <w:r w:rsidRPr="000A2B3A">
        <w:rPr>
          <w:rFonts w:ascii="Times New Roman" w:hAnsi="Times New Roman" w:cs="Times New Roman"/>
          <w:u w:val="single"/>
        </w:rPr>
        <w:t xml:space="preserve">, </w:t>
      </w:r>
      <w:r>
        <w:rPr>
          <w:rFonts w:ascii="Times New Roman" w:hAnsi="Times New Roman" w:cs="Times New Roman"/>
          <w:u w:val="single"/>
        </w:rPr>
        <w:t xml:space="preserve">ноутбук </w:t>
      </w:r>
      <w:r w:rsidRPr="000A2B3A">
        <w:rPr>
          <w:rFonts w:ascii="Times New Roman" w:hAnsi="Times New Roman" w:cs="Times New Roman"/>
          <w:u w:val="single"/>
        </w:rPr>
        <w:t>(</w:t>
      </w:r>
      <w:r>
        <w:rPr>
          <w:rFonts w:ascii="Times New Roman" w:hAnsi="Times New Roman" w:cs="Times New Roman"/>
          <w:u w:val="single"/>
          <w:lang w:val="en-US"/>
        </w:rPr>
        <w:t>Windows</w:t>
      </w:r>
      <w:r w:rsidRPr="000A2B3A">
        <w:rPr>
          <w:rFonts w:ascii="Times New Roman" w:hAnsi="Times New Roman" w:cs="Times New Roman"/>
          <w:u w:val="single"/>
        </w:rPr>
        <w:t xml:space="preserve"> 7, 8, 8.1, 10, 11, </w:t>
      </w:r>
      <w:r>
        <w:rPr>
          <w:rFonts w:ascii="Times New Roman" w:hAnsi="Times New Roman" w:cs="Times New Roman"/>
          <w:u w:val="single"/>
          <w:lang w:val="en-US"/>
        </w:rPr>
        <w:t>macOS</w:t>
      </w:r>
      <w:r w:rsidRPr="000A2B3A">
        <w:rPr>
          <w:rFonts w:ascii="Times New Roman" w:hAnsi="Times New Roman" w:cs="Times New Roman"/>
          <w:u w:val="single"/>
        </w:rPr>
        <w:t>)</w:t>
      </w:r>
    </w:p>
    <w:p w14:paraId="285CF5B3" w14:textId="3C95D5A5" w:rsidR="00770DEE" w:rsidRPr="00E63688" w:rsidRDefault="00770DEE" w:rsidP="00770D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rFonts w:ascii="Times New Roman" w:hAnsi="Times New Roman" w:cs="Times New Roman"/>
          <w:u w:val="single"/>
        </w:rPr>
      </w:pPr>
      <w:r w:rsidRPr="00CE01A5">
        <w:rPr>
          <w:rFonts w:ascii="Times New Roman" w:hAnsi="Times New Roman" w:cs="Times New Roman"/>
        </w:rPr>
        <w:t>Программные</w:t>
      </w:r>
      <w:r w:rsidRPr="00E63688">
        <w:rPr>
          <w:rFonts w:ascii="Times New Roman" w:hAnsi="Times New Roman" w:cs="Times New Roman"/>
        </w:rPr>
        <w:t xml:space="preserve"> </w:t>
      </w:r>
      <w:r w:rsidRPr="00CE01A5">
        <w:rPr>
          <w:rFonts w:ascii="Times New Roman" w:hAnsi="Times New Roman" w:cs="Times New Roman"/>
        </w:rPr>
        <w:t>средства</w:t>
      </w:r>
      <w:r w:rsidRPr="00E63688">
        <w:rPr>
          <w:rFonts w:ascii="Times New Roman" w:hAnsi="Times New Roman" w:cs="Times New Roman"/>
        </w:rPr>
        <w:t xml:space="preserve">: </w:t>
      </w:r>
      <w:r w:rsidR="00F15FA6">
        <w:rPr>
          <w:rFonts w:ascii="Times New Roman" w:hAnsi="Times New Roman" w:cs="Times New Roman"/>
          <w:u w:val="single"/>
          <w:lang w:val="en-US"/>
        </w:rPr>
        <w:t>SqlClient</w:t>
      </w:r>
      <w:r w:rsidR="00F15FA6" w:rsidRPr="00F15FA6">
        <w:rPr>
          <w:rFonts w:ascii="Times New Roman" w:hAnsi="Times New Roman" w:cs="Times New Roman"/>
          <w:u w:val="single"/>
        </w:rPr>
        <w:t>.</w:t>
      </w:r>
      <w:r w:rsidR="00F15FA6">
        <w:rPr>
          <w:rFonts w:ascii="Times New Roman" w:hAnsi="Times New Roman" w:cs="Times New Roman"/>
          <w:u w:val="single"/>
          <w:lang w:val="en-GB"/>
        </w:rPr>
        <w:t>dll</w:t>
      </w:r>
      <w:r w:rsidRPr="00E63688">
        <w:rPr>
          <w:rFonts w:ascii="Times New Roman" w:hAnsi="Times New Roman" w:cs="Times New Roman"/>
          <w:u w:val="single"/>
        </w:rPr>
        <w:t>,</w:t>
      </w:r>
      <w:r w:rsidR="00F15FA6" w:rsidRPr="00F15FA6">
        <w:rPr>
          <w:rFonts w:ascii="Times New Roman" w:hAnsi="Times New Roman" w:cs="Times New Roman"/>
          <w:u w:val="single"/>
        </w:rPr>
        <w:t xml:space="preserve"> </w:t>
      </w:r>
      <w:r w:rsidR="00245AC3" w:rsidRPr="00245AC3">
        <w:rPr>
          <w:rFonts w:ascii="Times New Roman" w:hAnsi="Times New Roman" w:cs="Times New Roman"/>
          <w:u w:val="single"/>
          <w:lang w:val="en-US"/>
        </w:rPr>
        <w:t>SqlServer</w:t>
      </w:r>
      <w:r w:rsidRPr="00E63688">
        <w:rPr>
          <w:rFonts w:ascii="Times New Roman" w:hAnsi="Times New Roman" w:cs="Times New Roman"/>
          <w:u w:val="single"/>
        </w:rPr>
        <w:t>.</w:t>
      </w:r>
      <w:r>
        <w:rPr>
          <w:rFonts w:ascii="Times New Roman" w:hAnsi="Times New Roman" w:cs="Times New Roman"/>
          <w:u w:val="single"/>
          <w:lang w:val="en-US"/>
        </w:rPr>
        <w:t>dll</w:t>
      </w:r>
      <w:r w:rsidRPr="00E63688">
        <w:rPr>
          <w:rFonts w:ascii="Times New Roman" w:hAnsi="Times New Roman" w:cs="Times New Roman"/>
          <w:u w:val="single"/>
        </w:rPr>
        <w:t xml:space="preserve">, </w:t>
      </w:r>
    </w:p>
    <w:p w14:paraId="114A8F00" w14:textId="77777777" w:rsidR="00770DEE" w:rsidRPr="00E63688" w:rsidRDefault="00770DEE" w:rsidP="00770D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rFonts w:ascii="Times New Roman" w:hAnsi="Times New Roman" w:cs="Times New Roman"/>
        </w:rPr>
      </w:pPr>
    </w:p>
    <w:p w14:paraId="745CA49A" w14:textId="77777777" w:rsidR="00770DEE" w:rsidRPr="00CE01A5" w:rsidRDefault="00770DEE" w:rsidP="00770D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rFonts w:ascii="Times New Roman" w:hAnsi="Times New Roman" w:cs="Times New Roman"/>
          <w:b/>
        </w:rPr>
      </w:pPr>
      <w:r w:rsidRPr="00CE01A5">
        <w:rPr>
          <w:rFonts w:ascii="Times New Roman" w:hAnsi="Times New Roman" w:cs="Times New Roman"/>
          <w:b/>
        </w:rPr>
        <w:t xml:space="preserve">Состав документа: </w:t>
      </w:r>
    </w:p>
    <w:p w14:paraId="21238B3A" w14:textId="5EDC331B" w:rsidR="00770DEE" w:rsidRPr="00643D72" w:rsidRDefault="00770DEE" w:rsidP="00770D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rFonts w:ascii="Times New Roman" w:hAnsi="Times New Roman" w:cs="Times New Roman"/>
          <w:u w:val="single"/>
        </w:rPr>
      </w:pPr>
      <w:r w:rsidRPr="00CE01A5">
        <w:rPr>
          <w:rFonts w:ascii="Times New Roman" w:hAnsi="Times New Roman" w:cs="Times New Roman"/>
        </w:rPr>
        <w:t xml:space="preserve">Пояснительная записка – </w:t>
      </w:r>
      <w:r w:rsidR="00445057">
        <w:rPr>
          <w:rFonts w:ascii="Times New Roman" w:hAnsi="Times New Roman" w:cs="Times New Roman"/>
        </w:rPr>
        <w:t>Тихомиров</w:t>
      </w:r>
      <w:r>
        <w:rPr>
          <w:rFonts w:ascii="Times New Roman" w:hAnsi="Times New Roman" w:cs="Times New Roman"/>
          <w:u w:val="single"/>
        </w:rPr>
        <w:t>_Т-19</w:t>
      </w:r>
      <w:r w:rsidR="00245AC3">
        <w:rPr>
          <w:rFonts w:ascii="Times New Roman" w:hAnsi="Times New Roman" w:cs="Times New Roman"/>
          <w:u w:val="single"/>
        </w:rPr>
        <w:t>7</w:t>
      </w:r>
      <w:r>
        <w:rPr>
          <w:rFonts w:ascii="Times New Roman" w:hAnsi="Times New Roman" w:cs="Times New Roman"/>
          <w:u w:val="single"/>
        </w:rPr>
        <w:t>_ПЗ</w:t>
      </w:r>
      <w:r w:rsidRPr="00643D72">
        <w:rPr>
          <w:rFonts w:ascii="Times New Roman" w:hAnsi="Times New Roman" w:cs="Times New Roman"/>
          <w:u w:val="single"/>
        </w:rPr>
        <w:t>.docх</w:t>
      </w:r>
    </w:p>
    <w:p w14:paraId="6BA0FD78" w14:textId="77777777" w:rsidR="00770DEE" w:rsidRPr="00643D72" w:rsidRDefault="00770DEE" w:rsidP="00770D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rFonts w:ascii="Times New Roman" w:hAnsi="Times New Roman" w:cs="Times New Roman"/>
          <w:u w:val="single"/>
        </w:rPr>
      </w:pPr>
      <w:r w:rsidRPr="00CE01A5">
        <w:rPr>
          <w:rFonts w:ascii="Times New Roman" w:hAnsi="Times New Roman" w:cs="Times New Roman"/>
        </w:rPr>
        <w:t xml:space="preserve">Графическая часть – </w:t>
      </w:r>
      <w:r w:rsidRPr="00643D72">
        <w:rPr>
          <w:rFonts w:ascii="Times New Roman" w:hAnsi="Times New Roman" w:cs="Times New Roman"/>
          <w:u w:val="single"/>
        </w:rPr>
        <w:t>ДВИ.docx, Последовательности.docx, Классов.docx</w:t>
      </w:r>
      <w:r>
        <w:rPr>
          <w:rFonts w:ascii="Times New Roman" w:hAnsi="Times New Roman" w:cs="Times New Roman"/>
          <w:u w:val="single"/>
        </w:rPr>
        <w:t>, Деятельности</w:t>
      </w:r>
      <w:r w:rsidRPr="00643D72">
        <w:rPr>
          <w:rFonts w:ascii="Times New Roman" w:hAnsi="Times New Roman" w:cs="Times New Roman"/>
          <w:u w:val="single"/>
        </w:rPr>
        <w:t>.docx</w:t>
      </w:r>
    </w:p>
    <w:p w14:paraId="1A28D6C9" w14:textId="32388EFA" w:rsidR="00770DEE" w:rsidRPr="00F15FA6" w:rsidRDefault="00770DEE" w:rsidP="00770D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Папка с проектом</w:t>
      </w:r>
      <w:r w:rsidRPr="00CE01A5">
        <w:rPr>
          <w:rFonts w:ascii="Times New Roman" w:hAnsi="Times New Roman" w:cs="Times New Roman"/>
        </w:rPr>
        <w:t xml:space="preserve"> – </w:t>
      </w:r>
      <w:r w:rsidR="00F15FA6">
        <w:rPr>
          <w:rFonts w:ascii="Times New Roman" w:hAnsi="Times New Roman" w:cs="Times New Roman"/>
          <w:u w:val="single"/>
          <w:lang w:val="en-US"/>
        </w:rPr>
        <w:t>synthfoods</w:t>
      </w:r>
    </w:p>
    <w:p w14:paraId="2BC4AFF7" w14:textId="4F12513C" w:rsidR="00770DEE" w:rsidRPr="00F15FA6" w:rsidRDefault="00770DEE" w:rsidP="00770D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rFonts w:ascii="Times New Roman" w:hAnsi="Times New Roman" w:cs="Times New Roman"/>
          <w:u w:val="single"/>
        </w:rPr>
      </w:pPr>
      <w:r w:rsidRPr="00422E7C">
        <w:rPr>
          <w:rFonts w:ascii="Times New Roman" w:hAnsi="Times New Roman" w:cs="Times New Roman"/>
        </w:rPr>
        <w:t>Установочный пакет программного средства –</w:t>
      </w:r>
      <w:r w:rsidR="00F15FA6" w:rsidRPr="00F15FA6">
        <w:rPr>
          <w:rFonts w:ascii="Times New Roman" w:hAnsi="Times New Roman" w:cs="Times New Roman"/>
        </w:rPr>
        <w:t xml:space="preserve"> </w:t>
      </w:r>
      <w:r w:rsidR="00F15FA6">
        <w:rPr>
          <w:rFonts w:ascii="Times New Roman" w:hAnsi="Times New Roman" w:cs="Times New Roman"/>
          <w:lang w:val="en-GB"/>
        </w:rPr>
        <w:t>synthfoods</w:t>
      </w:r>
    </w:p>
    <w:p w14:paraId="339F737E" w14:textId="14EDCCB8" w:rsidR="00770DEE" w:rsidRPr="00F15FA6" w:rsidRDefault="00770DEE" w:rsidP="00770D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rFonts w:ascii="Times New Roman" w:hAnsi="Times New Roman" w:cs="Times New Roman"/>
        </w:rPr>
      </w:pPr>
      <w:r w:rsidRPr="00643D72">
        <w:rPr>
          <w:rFonts w:ascii="Times New Roman" w:hAnsi="Times New Roman" w:cs="Times New Roman"/>
        </w:rPr>
        <w:t>Файл</w:t>
      </w:r>
      <w:r>
        <w:rPr>
          <w:rFonts w:ascii="Times New Roman" w:hAnsi="Times New Roman" w:cs="Times New Roman"/>
        </w:rPr>
        <w:t>ы</w:t>
      </w:r>
      <w:r w:rsidRPr="00F15FA6">
        <w:rPr>
          <w:rFonts w:ascii="Times New Roman" w:hAnsi="Times New Roman" w:cs="Times New Roman"/>
        </w:rPr>
        <w:t xml:space="preserve"> </w:t>
      </w:r>
      <w:r w:rsidRPr="00643D72">
        <w:rPr>
          <w:rFonts w:ascii="Times New Roman" w:hAnsi="Times New Roman" w:cs="Times New Roman"/>
        </w:rPr>
        <w:t>базы</w:t>
      </w:r>
      <w:r w:rsidRPr="00F15FA6">
        <w:rPr>
          <w:rFonts w:ascii="Times New Roman" w:hAnsi="Times New Roman" w:cs="Times New Roman"/>
        </w:rPr>
        <w:t xml:space="preserve"> </w:t>
      </w:r>
      <w:r w:rsidRPr="00643D72">
        <w:rPr>
          <w:rFonts w:ascii="Times New Roman" w:hAnsi="Times New Roman" w:cs="Times New Roman"/>
        </w:rPr>
        <w:t>данных</w:t>
      </w:r>
      <w:r w:rsidRPr="00F15FA6">
        <w:rPr>
          <w:rFonts w:ascii="Times New Roman" w:hAnsi="Times New Roman" w:cs="Times New Roman"/>
        </w:rPr>
        <w:t xml:space="preserve"> – </w:t>
      </w:r>
      <w:r w:rsidR="00F15FA6">
        <w:rPr>
          <w:rFonts w:ascii="Times New Roman" w:hAnsi="Times New Roman" w:cs="Times New Roman"/>
          <w:u w:val="single"/>
          <w:lang w:val="en-US"/>
        </w:rPr>
        <w:t>synthfoods</w:t>
      </w:r>
      <w:r w:rsidR="00F15FA6" w:rsidRPr="00F15FA6">
        <w:rPr>
          <w:rFonts w:ascii="Times New Roman" w:hAnsi="Times New Roman" w:cs="Times New Roman"/>
          <w:u w:val="single"/>
        </w:rPr>
        <w:t>.</w:t>
      </w:r>
      <w:r w:rsidR="00F15FA6">
        <w:rPr>
          <w:rFonts w:ascii="Times New Roman" w:hAnsi="Times New Roman" w:cs="Times New Roman"/>
          <w:u w:val="single"/>
          <w:lang w:val="en-US"/>
        </w:rPr>
        <w:t>db</w:t>
      </w:r>
    </w:p>
    <w:p w14:paraId="071E7DAC" w14:textId="6E45B473" w:rsidR="00770DEE" w:rsidRPr="00F15FA6" w:rsidRDefault="00770DEE" w:rsidP="00770D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rFonts w:ascii="Times New Roman" w:hAnsi="Times New Roman" w:cs="Times New Roman"/>
        </w:rPr>
      </w:pPr>
      <w:r w:rsidRPr="00CE01A5">
        <w:rPr>
          <w:rFonts w:ascii="Times New Roman" w:hAnsi="Times New Roman" w:cs="Times New Roman"/>
        </w:rPr>
        <w:t xml:space="preserve">Сведения о защите информации: </w:t>
      </w:r>
      <w:r>
        <w:rPr>
          <w:rFonts w:ascii="Times New Roman" w:hAnsi="Times New Roman" w:cs="Times New Roman"/>
        </w:rPr>
        <w:t xml:space="preserve">администратор: </w:t>
      </w:r>
      <w:r w:rsidR="00F15FA6">
        <w:rPr>
          <w:rFonts w:ascii="Times New Roman" w:hAnsi="Times New Roman" w:cs="Times New Roman"/>
        </w:rPr>
        <w:t xml:space="preserve">логин </w:t>
      </w:r>
      <w:r w:rsidR="00F15FA6" w:rsidRPr="00F15FA6">
        <w:rPr>
          <w:rFonts w:ascii="Times New Roman" w:hAnsi="Times New Roman" w:cs="Times New Roman"/>
          <w:u w:val="single"/>
          <w:lang w:val="en-GB"/>
        </w:rPr>
        <w:t>hz</w:t>
      </w:r>
      <w:r w:rsidRPr="00CE01A5">
        <w:rPr>
          <w:rFonts w:ascii="Times New Roman" w:hAnsi="Times New Roman" w:cs="Times New Roman"/>
        </w:rPr>
        <w:t xml:space="preserve">, пароль </w:t>
      </w:r>
      <w:r w:rsidR="00F15FA6" w:rsidRPr="00F15FA6">
        <w:rPr>
          <w:rFonts w:ascii="Times New Roman" w:hAnsi="Times New Roman" w:cs="Times New Roman"/>
          <w:u w:val="single"/>
        </w:rPr>
        <w:t>12345678</w:t>
      </w:r>
    </w:p>
    <w:p w14:paraId="37C7DB3E" w14:textId="77777777" w:rsidR="00770DEE" w:rsidRPr="00366612" w:rsidRDefault="00770DEE" w:rsidP="00770DEE">
      <w:pPr>
        <w:rPr>
          <w:rFonts w:ascii="Times New Roman" w:hAnsi="Times New Roman" w:cs="Times New Roman"/>
          <w:sz w:val="28"/>
          <w:szCs w:val="28"/>
        </w:rPr>
      </w:pPr>
    </w:p>
    <w:p w14:paraId="6EA58F55" w14:textId="77777777" w:rsidR="009973EC" w:rsidRDefault="009973EC"/>
    <w:sectPr w:rsidR="009973EC" w:rsidSect="00770DEE">
      <w:pgSz w:w="11906" w:h="16838" w:code="9"/>
      <w:pgMar w:top="1134" w:right="851" w:bottom="1134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F79424" w14:textId="77777777" w:rsidR="00636E79" w:rsidRDefault="00636E79">
      <w:r>
        <w:separator/>
      </w:r>
    </w:p>
  </w:endnote>
  <w:endnote w:type="continuationSeparator" w:id="0">
    <w:p w14:paraId="00B1AE4C" w14:textId="77777777" w:rsidR="00636E79" w:rsidRDefault="00636E79">
      <w:r>
        <w:continuationSeparator/>
      </w:r>
    </w:p>
  </w:endnote>
  <w:endnote w:type="continuationNotice" w:id="1">
    <w:p w14:paraId="131DA08E" w14:textId="77777777" w:rsidR="00636E79" w:rsidRDefault="00636E7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C6105D" w14:textId="347B2F5A" w:rsidR="00CE3A82" w:rsidRDefault="00376FC9">
    <w:pPr>
      <w:pStyle w:val="ac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4</w:t>
    </w:r>
    <w:r>
      <w:fldChar w:fldCharType="end"/>
    </w:r>
  </w:p>
  <w:p w14:paraId="176E82D9" w14:textId="77777777" w:rsidR="00CE3A82" w:rsidRPr="00FB1CCE" w:rsidRDefault="00CE3A82" w:rsidP="00FB1CCE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E65E69" w14:textId="77777777" w:rsidR="00636E79" w:rsidRDefault="00636E79">
      <w:r>
        <w:separator/>
      </w:r>
    </w:p>
  </w:footnote>
  <w:footnote w:type="continuationSeparator" w:id="0">
    <w:p w14:paraId="7C93BD3B" w14:textId="77777777" w:rsidR="00636E79" w:rsidRDefault="00636E79">
      <w:r>
        <w:continuationSeparator/>
      </w:r>
    </w:p>
  </w:footnote>
  <w:footnote w:type="continuationNotice" w:id="1">
    <w:p w14:paraId="169AB28D" w14:textId="77777777" w:rsidR="00636E79" w:rsidRDefault="00636E7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00426D"/>
    <w:multiLevelType w:val="hybridMultilevel"/>
    <w:tmpl w:val="0A80557E"/>
    <w:lvl w:ilvl="0" w:tplc="0419000F">
      <w:start w:val="1"/>
      <w:numFmt w:val="decimal"/>
      <w:lvlText w:val="%1."/>
      <w:lvlJc w:val="left"/>
      <w:pPr>
        <w:ind w:left="1455" w:hanging="360"/>
      </w:pPr>
    </w:lvl>
    <w:lvl w:ilvl="1" w:tplc="04190019" w:tentative="1">
      <w:start w:val="1"/>
      <w:numFmt w:val="lowerLetter"/>
      <w:lvlText w:val="%2."/>
      <w:lvlJc w:val="left"/>
      <w:pPr>
        <w:ind w:left="2175" w:hanging="360"/>
      </w:pPr>
    </w:lvl>
    <w:lvl w:ilvl="2" w:tplc="0419001B" w:tentative="1">
      <w:start w:val="1"/>
      <w:numFmt w:val="lowerRoman"/>
      <w:lvlText w:val="%3."/>
      <w:lvlJc w:val="right"/>
      <w:pPr>
        <w:ind w:left="2895" w:hanging="180"/>
      </w:pPr>
    </w:lvl>
    <w:lvl w:ilvl="3" w:tplc="0419000F" w:tentative="1">
      <w:start w:val="1"/>
      <w:numFmt w:val="decimal"/>
      <w:lvlText w:val="%4."/>
      <w:lvlJc w:val="left"/>
      <w:pPr>
        <w:ind w:left="3615" w:hanging="360"/>
      </w:pPr>
    </w:lvl>
    <w:lvl w:ilvl="4" w:tplc="04190019" w:tentative="1">
      <w:start w:val="1"/>
      <w:numFmt w:val="lowerLetter"/>
      <w:lvlText w:val="%5."/>
      <w:lvlJc w:val="left"/>
      <w:pPr>
        <w:ind w:left="4335" w:hanging="360"/>
      </w:pPr>
    </w:lvl>
    <w:lvl w:ilvl="5" w:tplc="0419001B" w:tentative="1">
      <w:start w:val="1"/>
      <w:numFmt w:val="lowerRoman"/>
      <w:lvlText w:val="%6."/>
      <w:lvlJc w:val="right"/>
      <w:pPr>
        <w:ind w:left="5055" w:hanging="180"/>
      </w:pPr>
    </w:lvl>
    <w:lvl w:ilvl="6" w:tplc="0419000F" w:tentative="1">
      <w:start w:val="1"/>
      <w:numFmt w:val="decimal"/>
      <w:lvlText w:val="%7."/>
      <w:lvlJc w:val="left"/>
      <w:pPr>
        <w:ind w:left="5775" w:hanging="360"/>
      </w:pPr>
    </w:lvl>
    <w:lvl w:ilvl="7" w:tplc="04190019" w:tentative="1">
      <w:start w:val="1"/>
      <w:numFmt w:val="lowerLetter"/>
      <w:lvlText w:val="%8."/>
      <w:lvlJc w:val="left"/>
      <w:pPr>
        <w:ind w:left="6495" w:hanging="360"/>
      </w:pPr>
    </w:lvl>
    <w:lvl w:ilvl="8" w:tplc="041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1" w15:restartNumberingAfterBreak="0">
    <w:nsid w:val="103D2B30"/>
    <w:multiLevelType w:val="hybridMultilevel"/>
    <w:tmpl w:val="AE5EE686"/>
    <w:lvl w:ilvl="0" w:tplc="E17E4328">
      <w:start w:val="1"/>
      <w:numFmt w:val="decimal"/>
      <w:pStyle w:val="a"/>
      <w:suff w:val="space"/>
      <w:lvlText w:val="Рисунок %1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CF219E"/>
    <w:multiLevelType w:val="hybridMultilevel"/>
    <w:tmpl w:val="EB7C7E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F445E6"/>
    <w:multiLevelType w:val="hybridMultilevel"/>
    <w:tmpl w:val="BE925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BC634A"/>
    <w:multiLevelType w:val="multilevel"/>
    <w:tmpl w:val="43AA2E64"/>
    <w:lvl w:ilvl="0">
      <w:numFmt w:val="bullet"/>
      <w:suff w:val="space"/>
      <w:lvlText w:val="–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220E23F6"/>
    <w:multiLevelType w:val="multilevel"/>
    <w:tmpl w:val="85AE0376"/>
    <w:lvl w:ilvl="0">
      <w:numFmt w:val="bullet"/>
      <w:suff w:val="space"/>
      <w:lvlText w:val="–"/>
      <w:lvlJc w:val="left"/>
      <w:pPr>
        <w:ind w:left="2486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30D65CE"/>
    <w:multiLevelType w:val="hybridMultilevel"/>
    <w:tmpl w:val="BE0683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F1121E"/>
    <w:multiLevelType w:val="multilevel"/>
    <w:tmpl w:val="9F38C6C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5FC7F20"/>
    <w:multiLevelType w:val="multilevel"/>
    <w:tmpl w:val="12F0C19E"/>
    <w:lvl w:ilvl="0">
      <w:start w:val="1"/>
      <w:numFmt w:val="bullet"/>
      <w:suff w:val="space"/>
      <w:lvlText w:val="-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9FB3197"/>
    <w:multiLevelType w:val="hybridMultilevel"/>
    <w:tmpl w:val="BE925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7312F4"/>
    <w:multiLevelType w:val="hybridMultilevel"/>
    <w:tmpl w:val="B79EBE7C"/>
    <w:lvl w:ilvl="0" w:tplc="9104C270">
      <w:start w:val="1"/>
      <w:numFmt w:val="bullet"/>
      <w:suff w:val="space"/>
      <w:lvlText w:val="-"/>
      <w:lvlJc w:val="left"/>
      <w:pPr>
        <w:ind w:left="0" w:firstLine="709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0F72574"/>
    <w:multiLevelType w:val="hybridMultilevel"/>
    <w:tmpl w:val="4ABED4A4"/>
    <w:lvl w:ilvl="0" w:tplc="1B8E6EEC">
      <w:start w:val="1"/>
      <w:numFmt w:val="bullet"/>
      <w:suff w:val="space"/>
      <w:lvlText w:val="-"/>
      <w:lvlJc w:val="left"/>
      <w:pPr>
        <w:ind w:left="-1" w:firstLine="709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5A00341"/>
    <w:multiLevelType w:val="hybridMultilevel"/>
    <w:tmpl w:val="BE925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0843CD"/>
    <w:multiLevelType w:val="hybridMultilevel"/>
    <w:tmpl w:val="BE0683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647839"/>
    <w:multiLevelType w:val="hybridMultilevel"/>
    <w:tmpl w:val="53960704"/>
    <w:lvl w:ilvl="0" w:tplc="D3DE61F2">
      <w:numFmt w:val="bullet"/>
      <w:suff w:val="space"/>
      <w:lvlText w:val="–"/>
      <w:lvlJc w:val="left"/>
      <w:pPr>
        <w:ind w:left="0" w:firstLine="709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1A518F7"/>
    <w:multiLevelType w:val="multilevel"/>
    <w:tmpl w:val="43AA2E64"/>
    <w:lvl w:ilvl="0">
      <w:numFmt w:val="bullet"/>
      <w:suff w:val="space"/>
      <w:lvlText w:val="–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459D653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8150E5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970223D"/>
    <w:multiLevelType w:val="multilevel"/>
    <w:tmpl w:val="4AB42F50"/>
    <w:lvl w:ilvl="0">
      <w:start w:val="1"/>
      <w:numFmt w:val="decimal"/>
      <w:pStyle w:val="1"/>
      <w:suff w:val="space"/>
      <w:lvlText w:val="%1"/>
      <w:lvlJc w:val="left"/>
      <w:pPr>
        <w:ind w:left="285" w:firstLine="708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3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0" w:hanging="1800"/>
      </w:pPr>
      <w:rPr>
        <w:rFonts w:hint="default"/>
      </w:rPr>
    </w:lvl>
  </w:abstractNum>
  <w:abstractNum w:abstractNumId="19" w15:restartNumberingAfterBreak="0">
    <w:nsid w:val="5A651045"/>
    <w:multiLevelType w:val="multilevel"/>
    <w:tmpl w:val="9F38C6C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64764399"/>
    <w:multiLevelType w:val="hybridMultilevel"/>
    <w:tmpl w:val="324843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E86CF8"/>
    <w:multiLevelType w:val="hybridMultilevel"/>
    <w:tmpl w:val="BE925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0D5CFB"/>
    <w:multiLevelType w:val="multilevel"/>
    <w:tmpl w:val="44F62294"/>
    <w:lvl w:ilvl="0">
      <w:start w:val="1"/>
      <w:numFmt w:val="bullet"/>
      <w:suff w:val="space"/>
      <w:lvlText w:val="-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F513F12"/>
    <w:multiLevelType w:val="hybridMultilevel"/>
    <w:tmpl w:val="ADCE3692"/>
    <w:lvl w:ilvl="0" w:tplc="11C2ACEA">
      <w:start w:val="1"/>
      <w:numFmt w:val="decimal"/>
      <w:lvlText w:val="%1"/>
      <w:lvlJc w:val="left"/>
      <w:pPr>
        <w:ind w:left="1429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7330362F"/>
    <w:multiLevelType w:val="hybridMultilevel"/>
    <w:tmpl w:val="51463BDE"/>
    <w:lvl w:ilvl="0" w:tplc="11C2ACEA">
      <w:start w:val="1"/>
      <w:numFmt w:val="decimal"/>
      <w:lvlText w:val="%1"/>
      <w:lvlJc w:val="left"/>
      <w:pPr>
        <w:ind w:left="0" w:firstLine="709"/>
      </w:pPr>
      <w:rPr>
        <w:rFonts w:hint="default"/>
        <w:sz w:val="24"/>
        <w:szCs w:val="24"/>
      </w:rPr>
    </w:lvl>
    <w:lvl w:ilvl="1" w:tplc="0C000019" w:tentative="1">
      <w:start w:val="1"/>
      <w:numFmt w:val="lowerLetter"/>
      <w:lvlText w:val="%2."/>
      <w:lvlJc w:val="left"/>
      <w:pPr>
        <w:ind w:left="2149" w:hanging="360"/>
      </w:pPr>
    </w:lvl>
    <w:lvl w:ilvl="2" w:tplc="0C00001B" w:tentative="1">
      <w:start w:val="1"/>
      <w:numFmt w:val="lowerRoman"/>
      <w:lvlText w:val="%3."/>
      <w:lvlJc w:val="right"/>
      <w:pPr>
        <w:ind w:left="2869" w:hanging="180"/>
      </w:pPr>
    </w:lvl>
    <w:lvl w:ilvl="3" w:tplc="0C00000F" w:tentative="1">
      <w:start w:val="1"/>
      <w:numFmt w:val="decimal"/>
      <w:lvlText w:val="%4."/>
      <w:lvlJc w:val="left"/>
      <w:pPr>
        <w:ind w:left="3589" w:hanging="360"/>
      </w:pPr>
    </w:lvl>
    <w:lvl w:ilvl="4" w:tplc="0C000019" w:tentative="1">
      <w:start w:val="1"/>
      <w:numFmt w:val="lowerLetter"/>
      <w:lvlText w:val="%5."/>
      <w:lvlJc w:val="left"/>
      <w:pPr>
        <w:ind w:left="4309" w:hanging="360"/>
      </w:pPr>
    </w:lvl>
    <w:lvl w:ilvl="5" w:tplc="0C00001B" w:tentative="1">
      <w:start w:val="1"/>
      <w:numFmt w:val="lowerRoman"/>
      <w:lvlText w:val="%6."/>
      <w:lvlJc w:val="right"/>
      <w:pPr>
        <w:ind w:left="5029" w:hanging="180"/>
      </w:pPr>
    </w:lvl>
    <w:lvl w:ilvl="6" w:tplc="0C00000F" w:tentative="1">
      <w:start w:val="1"/>
      <w:numFmt w:val="decimal"/>
      <w:lvlText w:val="%7."/>
      <w:lvlJc w:val="left"/>
      <w:pPr>
        <w:ind w:left="5749" w:hanging="360"/>
      </w:pPr>
    </w:lvl>
    <w:lvl w:ilvl="7" w:tplc="0C000019" w:tentative="1">
      <w:start w:val="1"/>
      <w:numFmt w:val="lowerLetter"/>
      <w:lvlText w:val="%8."/>
      <w:lvlJc w:val="left"/>
      <w:pPr>
        <w:ind w:left="6469" w:hanging="360"/>
      </w:pPr>
    </w:lvl>
    <w:lvl w:ilvl="8" w:tplc="0C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54948ED"/>
    <w:multiLevelType w:val="hybridMultilevel"/>
    <w:tmpl w:val="BE925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4B0587"/>
    <w:multiLevelType w:val="multilevel"/>
    <w:tmpl w:val="39D85E7A"/>
    <w:lvl w:ilvl="0">
      <w:start w:val="1"/>
      <w:numFmt w:val="bullet"/>
      <w:suff w:val="space"/>
      <w:lvlText w:val="-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B8E3717"/>
    <w:multiLevelType w:val="hybridMultilevel"/>
    <w:tmpl w:val="3D206FA6"/>
    <w:lvl w:ilvl="0" w:tplc="0419000F">
      <w:start w:val="1"/>
      <w:numFmt w:val="decimal"/>
      <w:lvlText w:val="%1."/>
      <w:lvlJc w:val="left"/>
      <w:pPr>
        <w:ind w:left="10240" w:hanging="360"/>
      </w:pPr>
    </w:lvl>
    <w:lvl w:ilvl="1" w:tplc="04090019" w:tentative="1">
      <w:start w:val="1"/>
      <w:numFmt w:val="lowerLetter"/>
      <w:lvlText w:val="%2."/>
      <w:lvlJc w:val="left"/>
      <w:pPr>
        <w:ind w:left="10960" w:hanging="360"/>
      </w:pPr>
    </w:lvl>
    <w:lvl w:ilvl="2" w:tplc="0409001B" w:tentative="1">
      <w:start w:val="1"/>
      <w:numFmt w:val="lowerRoman"/>
      <w:lvlText w:val="%3."/>
      <w:lvlJc w:val="right"/>
      <w:pPr>
        <w:ind w:left="11680" w:hanging="180"/>
      </w:pPr>
    </w:lvl>
    <w:lvl w:ilvl="3" w:tplc="0409000F" w:tentative="1">
      <w:start w:val="1"/>
      <w:numFmt w:val="decimal"/>
      <w:lvlText w:val="%4."/>
      <w:lvlJc w:val="left"/>
      <w:pPr>
        <w:ind w:left="12400" w:hanging="360"/>
      </w:pPr>
    </w:lvl>
    <w:lvl w:ilvl="4" w:tplc="04090019" w:tentative="1">
      <w:start w:val="1"/>
      <w:numFmt w:val="lowerLetter"/>
      <w:lvlText w:val="%5."/>
      <w:lvlJc w:val="left"/>
      <w:pPr>
        <w:ind w:left="13120" w:hanging="360"/>
      </w:pPr>
    </w:lvl>
    <w:lvl w:ilvl="5" w:tplc="0409001B" w:tentative="1">
      <w:start w:val="1"/>
      <w:numFmt w:val="lowerRoman"/>
      <w:lvlText w:val="%6."/>
      <w:lvlJc w:val="right"/>
      <w:pPr>
        <w:ind w:left="13840" w:hanging="180"/>
      </w:pPr>
    </w:lvl>
    <w:lvl w:ilvl="6" w:tplc="0409000F" w:tentative="1">
      <w:start w:val="1"/>
      <w:numFmt w:val="decimal"/>
      <w:lvlText w:val="%7."/>
      <w:lvlJc w:val="left"/>
      <w:pPr>
        <w:ind w:left="14560" w:hanging="360"/>
      </w:pPr>
    </w:lvl>
    <w:lvl w:ilvl="7" w:tplc="04090019" w:tentative="1">
      <w:start w:val="1"/>
      <w:numFmt w:val="lowerLetter"/>
      <w:lvlText w:val="%8."/>
      <w:lvlJc w:val="left"/>
      <w:pPr>
        <w:ind w:left="15280" w:hanging="360"/>
      </w:pPr>
    </w:lvl>
    <w:lvl w:ilvl="8" w:tplc="0409001B" w:tentative="1">
      <w:start w:val="1"/>
      <w:numFmt w:val="lowerRoman"/>
      <w:lvlText w:val="%9."/>
      <w:lvlJc w:val="right"/>
      <w:pPr>
        <w:ind w:left="16000" w:hanging="180"/>
      </w:pPr>
    </w:lvl>
  </w:abstractNum>
  <w:abstractNum w:abstractNumId="28" w15:restartNumberingAfterBreak="0">
    <w:nsid w:val="7F3E46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436868563">
    <w:abstractNumId w:val="18"/>
  </w:num>
  <w:num w:numId="2" w16cid:durableId="1072780347">
    <w:abstractNumId w:val="10"/>
  </w:num>
  <w:num w:numId="3" w16cid:durableId="34547213">
    <w:abstractNumId w:val="11"/>
  </w:num>
  <w:num w:numId="4" w16cid:durableId="1362172182">
    <w:abstractNumId w:val="14"/>
  </w:num>
  <w:num w:numId="5" w16cid:durableId="829175791">
    <w:abstractNumId w:val="4"/>
  </w:num>
  <w:num w:numId="6" w16cid:durableId="362052097">
    <w:abstractNumId w:val="15"/>
  </w:num>
  <w:num w:numId="7" w16cid:durableId="331184222">
    <w:abstractNumId w:val="5"/>
  </w:num>
  <w:num w:numId="8" w16cid:durableId="120729737">
    <w:abstractNumId w:val="1"/>
  </w:num>
  <w:num w:numId="9" w16cid:durableId="1140539248">
    <w:abstractNumId w:val="26"/>
  </w:num>
  <w:num w:numId="10" w16cid:durableId="271936124">
    <w:abstractNumId w:val="22"/>
  </w:num>
  <w:num w:numId="11" w16cid:durableId="716395784">
    <w:abstractNumId w:val="8"/>
  </w:num>
  <w:num w:numId="12" w16cid:durableId="53235929">
    <w:abstractNumId w:val="24"/>
  </w:num>
  <w:num w:numId="13" w16cid:durableId="1600603126">
    <w:abstractNumId w:val="25"/>
  </w:num>
  <w:num w:numId="14" w16cid:durableId="21249527">
    <w:abstractNumId w:val="7"/>
  </w:num>
  <w:num w:numId="15" w16cid:durableId="1926062428">
    <w:abstractNumId w:val="12"/>
  </w:num>
  <w:num w:numId="16" w16cid:durableId="1622951459">
    <w:abstractNumId w:val="13"/>
  </w:num>
  <w:num w:numId="17" w16cid:durableId="588394700">
    <w:abstractNumId w:val="21"/>
  </w:num>
  <w:num w:numId="18" w16cid:durableId="509608854">
    <w:abstractNumId w:val="23"/>
  </w:num>
  <w:num w:numId="19" w16cid:durableId="1718554393">
    <w:abstractNumId w:val="3"/>
  </w:num>
  <w:num w:numId="20" w16cid:durableId="780957570">
    <w:abstractNumId w:val="20"/>
  </w:num>
  <w:num w:numId="21" w16cid:durableId="1825966782">
    <w:abstractNumId w:val="9"/>
  </w:num>
  <w:num w:numId="22" w16cid:durableId="1872912432">
    <w:abstractNumId w:val="6"/>
  </w:num>
  <w:num w:numId="23" w16cid:durableId="982202092">
    <w:abstractNumId w:val="0"/>
  </w:num>
  <w:num w:numId="24" w16cid:durableId="1143817829">
    <w:abstractNumId w:val="27"/>
  </w:num>
  <w:num w:numId="25" w16cid:durableId="951404410">
    <w:abstractNumId w:val="19"/>
  </w:num>
  <w:num w:numId="26" w16cid:durableId="1203591791">
    <w:abstractNumId w:val="17"/>
  </w:num>
  <w:num w:numId="27" w16cid:durableId="840239515">
    <w:abstractNumId w:val="16"/>
  </w:num>
  <w:num w:numId="28" w16cid:durableId="1914120125">
    <w:abstractNumId w:val="28"/>
  </w:num>
  <w:num w:numId="29" w16cid:durableId="844174334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Женя Клименко">
    <w15:presenceInfo w15:providerId="Windows Live" w15:userId="5255f502ec6df98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3EC"/>
    <w:rsid w:val="0003459F"/>
    <w:rsid w:val="0004679C"/>
    <w:rsid w:val="00072E8E"/>
    <w:rsid w:val="00086599"/>
    <w:rsid w:val="000C30B7"/>
    <w:rsid w:val="000E095D"/>
    <w:rsid w:val="00115E6B"/>
    <w:rsid w:val="00127CB0"/>
    <w:rsid w:val="0013076A"/>
    <w:rsid w:val="00151676"/>
    <w:rsid w:val="001527C2"/>
    <w:rsid w:val="00164C1E"/>
    <w:rsid w:val="00176CEA"/>
    <w:rsid w:val="001951B5"/>
    <w:rsid w:val="001C5D8E"/>
    <w:rsid w:val="001D0258"/>
    <w:rsid w:val="001F334F"/>
    <w:rsid w:val="00237BB2"/>
    <w:rsid w:val="00245AC3"/>
    <w:rsid w:val="00250617"/>
    <w:rsid w:val="0025112F"/>
    <w:rsid w:val="0025396A"/>
    <w:rsid w:val="0025634A"/>
    <w:rsid w:val="00256529"/>
    <w:rsid w:val="00257D7F"/>
    <w:rsid w:val="002666C7"/>
    <w:rsid w:val="0029515F"/>
    <w:rsid w:val="002B1CBE"/>
    <w:rsid w:val="002F13AB"/>
    <w:rsid w:val="0030581E"/>
    <w:rsid w:val="0032118C"/>
    <w:rsid w:val="003356A2"/>
    <w:rsid w:val="00351CFA"/>
    <w:rsid w:val="003636C8"/>
    <w:rsid w:val="00376FC9"/>
    <w:rsid w:val="003B2943"/>
    <w:rsid w:val="003B2D4C"/>
    <w:rsid w:val="003D2EF6"/>
    <w:rsid w:val="00434E56"/>
    <w:rsid w:val="00436D37"/>
    <w:rsid w:val="004434F0"/>
    <w:rsid w:val="00445057"/>
    <w:rsid w:val="004471B1"/>
    <w:rsid w:val="00452EF4"/>
    <w:rsid w:val="00453020"/>
    <w:rsid w:val="004557C7"/>
    <w:rsid w:val="00462612"/>
    <w:rsid w:val="004712BC"/>
    <w:rsid w:val="0048451E"/>
    <w:rsid w:val="004905FE"/>
    <w:rsid w:val="004C3CC0"/>
    <w:rsid w:val="00580F9F"/>
    <w:rsid w:val="005B109B"/>
    <w:rsid w:val="005B3F4D"/>
    <w:rsid w:val="005C50BC"/>
    <w:rsid w:val="005E0CB8"/>
    <w:rsid w:val="005F4B34"/>
    <w:rsid w:val="00616493"/>
    <w:rsid w:val="00636E79"/>
    <w:rsid w:val="006B0842"/>
    <w:rsid w:val="006B3E4D"/>
    <w:rsid w:val="006B400F"/>
    <w:rsid w:val="006B4E2D"/>
    <w:rsid w:val="006C4470"/>
    <w:rsid w:val="006D2D0A"/>
    <w:rsid w:val="00770DEE"/>
    <w:rsid w:val="007B1C15"/>
    <w:rsid w:val="007B347E"/>
    <w:rsid w:val="007C1183"/>
    <w:rsid w:val="007D33A6"/>
    <w:rsid w:val="007D5560"/>
    <w:rsid w:val="007D5B8F"/>
    <w:rsid w:val="007D7C10"/>
    <w:rsid w:val="007E1883"/>
    <w:rsid w:val="007E35FF"/>
    <w:rsid w:val="00804F6F"/>
    <w:rsid w:val="00826297"/>
    <w:rsid w:val="00845690"/>
    <w:rsid w:val="008641E8"/>
    <w:rsid w:val="00885212"/>
    <w:rsid w:val="00892781"/>
    <w:rsid w:val="00897C36"/>
    <w:rsid w:val="008B5737"/>
    <w:rsid w:val="008B6454"/>
    <w:rsid w:val="008F7280"/>
    <w:rsid w:val="009047C4"/>
    <w:rsid w:val="009132F7"/>
    <w:rsid w:val="00921AAC"/>
    <w:rsid w:val="0096620A"/>
    <w:rsid w:val="009973EC"/>
    <w:rsid w:val="009F073C"/>
    <w:rsid w:val="00A40ED7"/>
    <w:rsid w:val="00A51266"/>
    <w:rsid w:val="00A64F7C"/>
    <w:rsid w:val="00A94A60"/>
    <w:rsid w:val="00AC3AC5"/>
    <w:rsid w:val="00AC73AC"/>
    <w:rsid w:val="00B5512F"/>
    <w:rsid w:val="00BA0D9D"/>
    <w:rsid w:val="00BB2E6A"/>
    <w:rsid w:val="00BB6B20"/>
    <w:rsid w:val="00BD66F5"/>
    <w:rsid w:val="00BE1201"/>
    <w:rsid w:val="00C04B8D"/>
    <w:rsid w:val="00C107BC"/>
    <w:rsid w:val="00C24C50"/>
    <w:rsid w:val="00C44CB3"/>
    <w:rsid w:val="00CD33A9"/>
    <w:rsid w:val="00CD6B5F"/>
    <w:rsid w:val="00CE3A82"/>
    <w:rsid w:val="00CF6476"/>
    <w:rsid w:val="00D53CE4"/>
    <w:rsid w:val="00DA3C6B"/>
    <w:rsid w:val="00DD58A1"/>
    <w:rsid w:val="00E01EA8"/>
    <w:rsid w:val="00E35179"/>
    <w:rsid w:val="00E54069"/>
    <w:rsid w:val="00E63688"/>
    <w:rsid w:val="00E6381F"/>
    <w:rsid w:val="00E80CEE"/>
    <w:rsid w:val="00ED397E"/>
    <w:rsid w:val="00F15FA6"/>
    <w:rsid w:val="00F67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5A046A"/>
  <w15:chartTrackingRefBased/>
  <w15:docId w15:val="{F61951BF-1D89-495B-A1E8-274F6DFB3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D58A1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1"/>
    <w:next w:val="a0"/>
    <w:link w:val="10"/>
    <w:uiPriority w:val="9"/>
    <w:qFormat/>
    <w:rsid w:val="00770DEE"/>
    <w:pPr>
      <w:pageBreakBefore/>
      <w:numPr>
        <w:numId w:val="1"/>
      </w:numPr>
      <w:ind w:left="0" w:firstLine="709"/>
      <w:jc w:val="both"/>
      <w:outlineLvl w:val="0"/>
    </w:pPr>
    <w:rPr>
      <w:rFonts w:ascii="Times New Roman" w:eastAsia="Times New Roman" w:hAnsi="Times New Roman" w:cs="Times New Roman"/>
      <w:b/>
      <w:kern w:val="0"/>
      <w:sz w:val="28"/>
      <w:szCs w:val="28"/>
      <w14:ligatures w14:val="none"/>
    </w:rPr>
  </w:style>
  <w:style w:type="paragraph" w:styleId="2">
    <w:name w:val="heading 2"/>
    <w:basedOn w:val="a0"/>
    <w:next w:val="a0"/>
    <w:link w:val="20"/>
    <w:uiPriority w:val="9"/>
    <w:unhideWhenUsed/>
    <w:qFormat/>
    <w:rsid w:val="000C30B7"/>
    <w:pPr>
      <w:keepNext/>
      <w:keepLines/>
      <w:numPr>
        <w:ilvl w:val="1"/>
        <w:numId w:val="1"/>
      </w:numPr>
      <w:spacing w:before="280" w:after="280"/>
      <w:jc w:val="both"/>
      <w:outlineLvl w:val="1"/>
    </w:pPr>
    <w:rPr>
      <w:rFonts w:ascii="Times New Roman" w:eastAsia="Times New Roman" w:hAnsi="Times New Roman" w:cs="Times New Roman"/>
      <w:b/>
      <w:bCs/>
      <w:kern w:val="0"/>
      <w:sz w:val="28"/>
      <w:szCs w:val="28"/>
      <w:lang w:eastAsia="be-BY"/>
      <w14:ligatures w14:val="none"/>
    </w:rPr>
  </w:style>
  <w:style w:type="paragraph" w:styleId="3">
    <w:name w:val="heading 3"/>
    <w:basedOn w:val="2"/>
    <w:next w:val="a0"/>
    <w:link w:val="30"/>
    <w:uiPriority w:val="9"/>
    <w:unhideWhenUsed/>
    <w:qFormat/>
    <w:rsid w:val="00770DEE"/>
    <w:pPr>
      <w:numPr>
        <w:ilvl w:val="2"/>
      </w:numPr>
      <w:outlineLvl w:val="2"/>
    </w:p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770DEE"/>
    <w:pPr>
      <w:keepNext/>
      <w:keepLines/>
      <w:spacing w:before="40" w:line="276" w:lineRule="auto"/>
      <w:ind w:left="864" w:hanging="864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2"/>
      <w:szCs w:val="22"/>
      <w:lang w:eastAsia="ru-RU"/>
      <w14:ligatures w14:val="none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770DEE"/>
    <w:pPr>
      <w:keepNext/>
      <w:keepLines/>
      <w:spacing w:before="40" w:line="276" w:lineRule="auto"/>
      <w:ind w:left="1008" w:hanging="1008"/>
      <w:outlineLvl w:val="4"/>
    </w:pPr>
    <w:rPr>
      <w:rFonts w:asciiTheme="majorHAnsi" w:eastAsiaTheme="majorEastAsia" w:hAnsiTheme="majorHAnsi" w:cstheme="majorBidi"/>
      <w:color w:val="2F5496" w:themeColor="accent1" w:themeShade="BF"/>
      <w:kern w:val="0"/>
      <w:sz w:val="22"/>
      <w:szCs w:val="22"/>
      <w:lang w:eastAsia="ru-RU"/>
      <w14:ligatures w14:val="none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770DEE"/>
    <w:pPr>
      <w:keepNext/>
      <w:keepLines/>
      <w:spacing w:before="40" w:line="276" w:lineRule="auto"/>
      <w:ind w:left="1152" w:hanging="1152"/>
      <w:outlineLvl w:val="5"/>
    </w:pPr>
    <w:rPr>
      <w:rFonts w:asciiTheme="majorHAnsi" w:eastAsiaTheme="majorEastAsia" w:hAnsiTheme="majorHAnsi" w:cstheme="majorBidi"/>
      <w:color w:val="1F3763" w:themeColor="accent1" w:themeShade="7F"/>
      <w:kern w:val="0"/>
      <w:sz w:val="22"/>
      <w:szCs w:val="22"/>
      <w:lang w:eastAsia="ru-RU"/>
      <w14:ligatures w14:val="none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770DEE"/>
    <w:pPr>
      <w:keepNext/>
      <w:keepLines/>
      <w:spacing w:before="40" w:line="276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2"/>
      <w:szCs w:val="22"/>
      <w:lang w:eastAsia="ru-RU"/>
      <w14:ligatures w14:val="none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770DEE"/>
    <w:pPr>
      <w:keepNext/>
      <w:keepLines/>
      <w:spacing w:before="40" w:line="276" w:lineRule="auto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eastAsia="ru-RU"/>
      <w14:ligatures w14:val="none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770DEE"/>
    <w:pPr>
      <w:keepNext/>
      <w:keepLines/>
      <w:spacing w:before="40" w:line="276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eastAsia="ru-RU"/>
      <w14:ligatures w14:val="none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770DEE"/>
    <w:rPr>
      <w:rFonts w:ascii="Times New Roman" w:eastAsia="Times New Roman" w:hAnsi="Times New Roman" w:cs="Times New Roman"/>
      <w:b/>
      <w:kern w:val="0"/>
      <w:sz w:val="28"/>
      <w:szCs w:val="28"/>
      <w14:ligatures w14:val="none"/>
    </w:rPr>
  </w:style>
  <w:style w:type="character" w:customStyle="1" w:styleId="20">
    <w:name w:val="Заголовок 2 Знак"/>
    <w:basedOn w:val="a2"/>
    <w:link w:val="2"/>
    <w:uiPriority w:val="9"/>
    <w:rsid w:val="000C30B7"/>
    <w:rPr>
      <w:rFonts w:ascii="Times New Roman" w:eastAsia="Times New Roman" w:hAnsi="Times New Roman" w:cs="Times New Roman"/>
      <w:b/>
      <w:bCs/>
      <w:kern w:val="0"/>
      <w:sz w:val="28"/>
      <w:szCs w:val="28"/>
      <w:lang w:eastAsia="be-BY"/>
      <w14:ligatures w14:val="none"/>
    </w:rPr>
  </w:style>
  <w:style w:type="character" w:customStyle="1" w:styleId="30">
    <w:name w:val="Заголовок 3 Знак"/>
    <w:basedOn w:val="a2"/>
    <w:link w:val="3"/>
    <w:uiPriority w:val="9"/>
    <w:rsid w:val="00770DEE"/>
    <w:rPr>
      <w:rFonts w:ascii="Times New Roman" w:eastAsia="Times New Roman" w:hAnsi="Times New Roman" w:cs="Times New Roman"/>
      <w:b/>
      <w:bCs/>
      <w:kern w:val="0"/>
      <w:sz w:val="28"/>
      <w:szCs w:val="28"/>
      <w:lang w:eastAsia="be-BY"/>
      <w14:ligatures w14:val="none"/>
    </w:rPr>
  </w:style>
  <w:style w:type="character" w:customStyle="1" w:styleId="40">
    <w:name w:val="Заголовок 4 Знак"/>
    <w:basedOn w:val="a2"/>
    <w:link w:val="4"/>
    <w:uiPriority w:val="9"/>
    <w:semiHidden/>
    <w:rsid w:val="00770DEE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eastAsia="ru-RU"/>
      <w14:ligatures w14:val="none"/>
    </w:rPr>
  </w:style>
  <w:style w:type="character" w:customStyle="1" w:styleId="50">
    <w:name w:val="Заголовок 5 Знак"/>
    <w:basedOn w:val="a2"/>
    <w:link w:val="5"/>
    <w:uiPriority w:val="9"/>
    <w:semiHidden/>
    <w:rsid w:val="00770DEE"/>
    <w:rPr>
      <w:rFonts w:asciiTheme="majorHAnsi" w:eastAsiaTheme="majorEastAsia" w:hAnsiTheme="majorHAnsi" w:cstheme="majorBidi"/>
      <w:color w:val="2F5496" w:themeColor="accent1" w:themeShade="BF"/>
      <w:kern w:val="0"/>
      <w:lang w:eastAsia="ru-RU"/>
      <w14:ligatures w14:val="none"/>
    </w:rPr>
  </w:style>
  <w:style w:type="character" w:customStyle="1" w:styleId="60">
    <w:name w:val="Заголовок 6 Знак"/>
    <w:basedOn w:val="a2"/>
    <w:link w:val="6"/>
    <w:uiPriority w:val="9"/>
    <w:semiHidden/>
    <w:rsid w:val="00770DEE"/>
    <w:rPr>
      <w:rFonts w:asciiTheme="majorHAnsi" w:eastAsiaTheme="majorEastAsia" w:hAnsiTheme="majorHAnsi" w:cstheme="majorBidi"/>
      <w:color w:val="1F3763" w:themeColor="accent1" w:themeShade="7F"/>
      <w:kern w:val="0"/>
      <w:lang w:eastAsia="ru-RU"/>
      <w14:ligatures w14:val="none"/>
    </w:rPr>
  </w:style>
  <w:style w:type="character" w:customStyle="1" w:styleId="70">
    <w:name w:val="Заголовок 7 Знак"/>
    <w:basedOn w:val="a2"/>
    <w:link w:val="7"/>
    <w:uiPriority w:val="9"/>
    <w:semiHidden/>
    <w:rsid w:val="00770DEE"/>
    <w:rPr>
      <w:rFonts w:asciiTheme="majorHAnsi" w:eastAsiaTheme="majorEastAsia" w:hAnsiTheme="majorHAnsi" w:cstheme="majorBidi"/>
      <w:i/>
      <w:iCs/>
      <w:color w:val="1F3763" w:themeColor="accent1" w:themeShade="7F"/>
      <w:kern w:val="0"/>
      <w:lang w:eastAsia="ru-RU"/>
      <w14:ligatures w14:val="none"/>
    </w:rPr>
  </w:style>
  <w:style w:type="character" w:customStyle="1" w:styleId="80">
    <w:name w:val="Заголовок 8 Знак"/>
    <w:basedOn w:val="a2"/>
    <w:link w:val="8"/>
    <w:uiPriority w:val="9"/>
    <w:semiHidden/>
    <w:rsid w:val="00770DEE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eastAsia="ru-RU"/>
      <w14:ligatures w14:val="none"/>
    </w:rPr>
  </w:style>
  <w:style w:type="character" w:customStyle="1" w:styleId="90">
    <w:name w:val="Заголовок 9 Знак"/>
    <w:basedOn w:val="a2"/>
    <w:link w:val="9"/>
    <w:uiPriority w:val="9"/>
    <w:semiHidden/>
    <w:rsid w:val="00770DEE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eastAsia="ru-RU"/>
      <w14:ligatures w14:val="none"/>
    </w:rPr>
  </w:style>
  <w:style w:type="paragraph" w:styleId="a1">
    <w:name w:val="List Paragraph"/>
    <w:basedOn w:val="a0"/>
    <w:link w:val="a5"/>
    <w:uiPriority w:val="34"/>
    <w:qFormat/>
    <w:rsid w:val="00770DEE"/>
    <w:pPr>
      <w:ind w:left="720"/>
      <w:contextualSpacing/>
    </w:pPr>
  </w:style>
  <w:style w:type="character" w:customStyle="1" w:styleId="a5">
    <w:name w:val="Абзац списка Знак"/>
    <w:link w:val="a1"/>
    <w:uiPriority w:val="34"/>
    <w:locked/>
    <w:rsid w:val="00770DEE"/>
    <w:rPr>
      <w:sz w:val="24"/>
      <w:szCs w:val="24"/>
    </w:rPr>
  </w:style>
  <w:style w:type="paragraph" w:customStyle="1" w:styleId="a6">
    <w:name w:val="Чертежный"/>
    <w:rsid w:val="00770DEE"/>
    <w:pPr>
      <w:spacing w:after="0" w:line="240" w:lineRule="auto"/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paragraph" w:customStyle="1" w:styleId="FR1">
    <w:name w:val="FR1"/>
    <w:link w:val="FR10"/>
    <w:rsid w:val="00770DEE"/>
    <w:pPr>
      <w:widowControl w:val="0"/>
      <w:spacing w:after="0" w:line="240" w:lineRule="auto"/>
      <w:ind w:left="40" w:firstLine="420"/>
      <w:jc w:val="both"/>
    </w:pPr>
    <w:rPr>
      <w:rFonts w:ascii="Arial" w:eastAsia="Times New Roman" w:hAnsi="Arial" w:cs="Times New Roman"/>
      <w:kern w:val="0"/>
      <w:sz w:val="16"/>
      <w:szCs w:val="20"/>
      <w:lang w:eastAsia="ru-RU"/>
      <w14:ligatures w14:val="none"/>
    </w:rPr>
  </w:style>
  <w:style w:type="paragraph" w:styleId="a7">
    <w:name w:val="Body Text"/>
    <w:basedOn w:val="a0"/>
    <w:link w:val="a8"/>
    <w:uiPriority w:val="99"/>
    <w:rsid w:val="00770DEE"/>
    <w:pPr>
      <w:ind w:firstLine="709"/>
      <w:jc w:val="both"/>
    </w:pPr>
    <w:rPr>
      <w:rFonts w:ascii="Times New Roman" w:eastAsia="Times New Roman" w:hAnsi="Times New Roman" w:cs="Times New Roman"/>
      <w:color w:val="000000"/>
      <w:kern w:val="0"/>
      <w:sz w:val="28"/>
      <w:lang w:val="be-BY" w:eastAsia="be-BY"/>
      <w14:ligatures w14:val="none"/>
    </w:rPr>
  </w:style>
  <w:style w:type="character" w:customStyle="1" w:styleId="a8">
    <w:name w:val="Основной текст Знак"/>
    <w:basedOn w:val="a2"/>
    <w:link w:val="a7"/>
    <w:uiPriority w:val="99"/>
    <w:rsid w:val="00770DEE"/>
    <w:rPr>
      <w:rFonts w:ascii="Times New Roman" w:eastAsia="Times New Roman" w:hAnsi="Times New Roman" w:cs="Times New Roman"/>
      <w:color w:val="000000"/>
      <w:kern w:val="0"/>
      <w:sz w:val="28"/>
      <w:szCs w:val="24"/>
      <w:lang w:val="be-BY" w:eastAsia="be-BY"/>
      <w14:ligatures w14:val="none"/>
    </w:rPr>
  </w:style>
  <w:style w:type="paragraph" w:styleId="31">
    <w:name w:val="Body Text 3"/>
    <w:basedOn w:val="a0"/>
    <w:link w:val="32"/>
    <w:uiPriority w:val="99"/>
    <w:unhideWhenUsed/>
    <w:rsid w:val="00770DEE"/>
    <w:pPr>
      <w:spacing w:after="120"/>
      <w:ind w:firstLine="709"/>
      <w:jc w:val="both"/>
    </w:pPr>
    <w:rPr>
      <w:rFonts w:ascii="Times New Roman" w:eastAsia="Times New Roman" w:hAnsi="Times New Roman" w:cs="Times New Roman"/>
      <w:kern w:val="0"/>
      <w:sz w:val="16"/>
      <w:szCs w:val="16"/>
      <w:lang w:eastAsia="be-BY"/>
      <w14:ligatures w14:val="none"/>
    </w:rPr>
  </w:style>
  <w:style w:type="character" w:customStyle="1" w:styleId="32">
    <w:name w:val="Основной текст 3 Знак"/>
    <w:basedOn w:val="a2"/>
    <w:link w:val="31"/>
    <w:uiPriority w:val="99"/>
    <w:rsid w:val="00770DEE"/>
    <w:rPr>
      <w:rFonts w:ascii="Times New Roman" w:eastAsia="Times New Roman" w:hAnsi="Times New Roman" w:cs="Times New Roman"/>
      <w:kern w:val="0"/>
      <w:sz w:val="16"/>
      <w:szCs w:val="16"/>
      <w:lang w:eastAsia="be-BY"/>
      <w14:ligatures w14:val="none"/>
    </w:rPr>
  </w:style>
  <w:style w:type="paragraph" w:styleId="a9">
    <w:name w:val="No Spacing"/>
    <w:uiPriority w:val="1"/>
    <w:qFormat/>
    <w:rsid w:val="00770DEE"/>
    <w:pPr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4"/>
      <w:lang w:eastAsia="ru-RU"/>
      <w14:ligatures w14:val="none"/>
    </w:rPr>
  </w:style>
  <w:style w:type="character" w:customStyle="1" w:styleId="apple-converted-space">
    <w:name w:val="apple-converted-space"/>
    <w:basedOn w:val="a2"/>
    <w:rsid w:val="00770DEE"/>
  </w:style>
  <w:style w:type="paragraph" w:styleId="aa">
    <w:name w:val="header"/>
    <w:basedOn w:val="a0"/>
    <w:link w:val="ab"/>
    <w:uiPriority w:val="99"/>
    <w:unhideWhenUsed/>
    <w:rsid w:val="00770DEE"/>
    <w:pPr>
      <w:tabs>
        <w:tab w:val="center" w:pos="4677"/>
        <w:tab w:val="right" w:pos="9355"/>
      </w:tabs>
      <w:ind w:firstLine="709"/>
      <w:jc w:val="both"/>
    </w:pPr>
    <w:rPr>
      <w:rFonts w:ascii="Times New Roman" w:eastAsia="Times New Roman" w:hAnsi="Times New Roman" w:cs="Times New Roman"/>
      <w:kern w:val="0"/>
      <w:sz w:val="28"/>
      <w:lang w:eastAsia="be-BY"/>
      <w14:ligatures w14:val="none"/>
    </w:rPr>
  </w:style>
  <w:style w:type="character" w:customStyle="1" w:styleId="ab">
    <w:name w:val="Верхний колонтитул Знак"/>
    <w:basedOn w:val="a2"/>
    <w:link w:val="aa"/>
    <w:uiPriority w:val="99"/>
    <w:rsid w:val="00770DEE"/>
    <w:rPr>
      <w:rFonts w:ascii="Times New Roman" w:eastAsia="Times New Roman" w:hAnsi="Times New Roman" w:cs="Times New Roman"/>
      <w:kern w:val="0"/>
      <w:sz w:val="28"/>
      <w:szCs w:val="24"/>
      <w:lang w:eastAsia="be-BY"/>
      <w14:ligatures w14:val="none"/>
    </w:rPr>
  </w:style>
  <w:style w:type="paragraph" w:styleId="ac">
    <w:name w:val="footer"/>
    <w:basedOn w:val="a0"/>
    <w:link w:val="ad"/>
    <w:uiPriority w:val="99"/>
    <w:unhideWhenUsed/>
    <w:rsid w:val="00770DEE"/>
    <w:pPr>
      <w:tabs>
        <w:tab w:val="center" w:pos="4677"/>
        <w:tab w:val="right" w:pos="9355"/>
      </w:tabs>
      <w:ind w:firstLine="709"/>
      <w:jc w:val="both"/>
    </w:pPr>
    <w:rPr>
      <w:rFonts w:ascii="Times New Roman" w:eastAsia="Times New Roman" w:hAnsi="Times New Roman" w:cs="Times New Roman"/>
      <w:kern w:val="0"/>
      <w:sz w:val="28"/>
      <w:lang w:eastAsia="be-BY"/>
      <w14:ligatures w14:val="none"/>
    </w:rPr>
  </w:style>
  <w:style w:type="character" w:customStyle="1" w:styleId="ad">
    <w:name w:val="Нижний колонтитул Знак"/>
    <w:basedOn w:val="a2"/>
    <w:link w:val="ac"/>
    <w:uiPriority w:val="99"/>
    <w:rsid w:val="00770DEE"/>
    <w:rPr>
      <w:rFonts w:ascii="Times New Roman" w:eastAsia="Times New Roman" w:hAnsi="Times New Roman" w:cs="Times New Roman"/>
      <w:kern w:val="0"/>
      <w:sz w:val="28"/>
      <w:szCs w:val="24"/>
      <w:lang w:eastAsia="be-BY"/>
      <w14:ligatures w14:val="none"/>
    </w:rPr>
  </w:style>
  <w:style w:type="paragraph" w:styleId="ae">
    <w:name w:val="Normal (Web)"/>
    <w:basedOn w:val="a0"/>
    <w:autoRedefine/>
    <w:uiPriority w:val="99"/>
    <w:rsid w:val="00770DEE"/>
    <w:pPr>
      <w:shd w:val="clear" w:color="auto" w:fill="FFFFFF"/>
      <w:jc w:val="center"/>
    </w:pPr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table" w:styleId="af">
    <w:name w:val="Table Grid"/>
    <w:basedOn w:val="a3"/>
    <w:uiPriority w:val="39"/>
    <w:rsid w:val="00770DEE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caption"/>
    <w:basedOn w:val="a0"/>
    <w:next w:val="a0"/>
    <w:uiPriority w:val="35"/>
    <w:unhideWhenUsed/>
    <w:qFormat/>
    <w:rsid w:val="00770DEE"/>
    <w:pPr>
      <w:spacing w:after="200"/>
      <w:ind w:firstLine="709"/>
      <w:jc w:val="both"/>
    </w:pPr>
    <w:rPr>
      <w:rFonts w:ascii="Times New Roman" w:eastAsia="Times New Roman" w:hAnsi="Times New Roman" w:cs="Times New Roman"/>
      <w:iCs/>
      <w:color w:val="000000" w:themeColor="text1"/>
      <w:kern w:val="0"/>
      <w:sz w:val="28"/>
      <w:szCs w:val="18"/>
      <w:lang w:eastAsia="be-BY"/>
      <w14:ligatures w14:val="none"/>
    </w:rPr>
  </w:style>
  <w:style w:type="character" w:customStyle="1" w:styleId="af1">
    <w:name w:val="Текст выноски Знак"/>
    <w:basedOn w:val="a2"/>
    <w:link w:val="af2"/>
    <w:uiPriority w:val="99"/>
    <w:semiHidden/>
    <w:rsid w:val="00770DEE"/>
    <w:rPr>
      <w:rFonts w:ascii="Tahoma" w:eastAsia="Times New Roman" w:hAnsi="Tahoma" w:cs="Tahoma"/>
      <w:sz w:val="16"/>
      <w:szCs w:val="16"/>
      <w:lang w:eastAsia="be-BY"/>
    </w:rPr>
  </w:style>
  <w:style w:type="paragraph" w:styleId="af2">
    <w:name w:val="Balloon Text"/>
    <w:basedOn w:val="a0"/>
    <w:link w:val="af1"/>
    <w:uiPriority w:val="99"/>
    <w:semiHidden/>
    <w:unhideWhenUsed/>
    <w:rsid w:val="00770DEE"/>
    <w:pPr>
      <w:ind w:firstLine="709"/>
      <w:jc w:val="both"/>
    </w:pPr>
    <w:rPr>
      <w:rFonts w:ascii="Tahoma" w:eastAsia="Times New Roman" w:hAnsi="Tahoma" w:cs="Tahoma"/>
      <w:sz w:val="16"/>
      <w:szCs w:val="16"/>
      <w:lang w:eastAsia="be-BY"/>
    </w:rPr>
  </w:style>
  <w:style w:type="character" w:customStyle="1" w:styleId="BalloonTextChar1">
    <w:name w:val="Balloon Text Char1"/>
    <w:basedOn w:val="a2"/>
    <w:uiPriority w:val="99"/>
    <w:semiHidden/>
    <w:rsid w:val="00770DEE"/>
    <w:rPr>
      <w:rFonts w:ascii="Segoe UI" w:hAnsi="Segoe UI" w:cs="Segoe UI"/>
      <w:sz w:val="18"/>
      <w:szCs w:val="18"/>
    </w:rPr>
  </w:style>
  <w:style w:type="character" w:customStyle="1" w:styleId="11">
    <w:name w:val="Текст выноски Знак1"/>
    <w:basedOn w:val="a2"/>
    <w:uiPriority w:val="99"/>
    <w:semiHidden/>
    <w:rsid w:val="00770DEE"/>
    <w:rPr>
      <w:rFonts w:ascii="Segoe UI" w:hAnsi="Segoe UI" w:cs="Segoe UI"/>
      <w:sz w:val="18"/>
      <w:szCs w:val="18"/>
    </w:rPr>
  </w:style>
  <w:style w:type="character" w:styleId="af3">
    <w:name w:val="Hyperlink"/>
    <w:basedOn w:val="a2"/>
    <w:uiPriority w:val="99"/>
    <w:unhideWhenUsed/>
    <w:rsid w:val="00770DEE"/>
    <w:rPr>
      <w:color w:val="0563C1" w:themeColor="hyperlink"/>
      <w:u w:val="single"/>
    </w:rPr>
  </w:style>
  <w:style w:type="paragraph" w:styleId="af4">
    <w:name w:val="TOC Heading"/>
    <w:basedOn w:val="1"/>
    <w:next w:val="a0"/>
    <w:uiPriority w:val="39"/>
    <w:unhideWhenUsed/>
    <w:qFormat/>
    <w:rsid w:val="00770DEE"/>
    <w:pPr>
      <w:spacing w:before="480" w:line="276" w:lineRule="auto"/>
      <w:ind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770DEE"/>
    <w:pPr>
      <w:spacing w:before="240" w:after="120"/>
      <w:ind w:firstLine="709"/>
    </w:pPr>
    <w:rPr>
      <w:rFonts w:eastAsia="Times New Roman" w:cstheme="minorHAnsi"/>
      <w:b/>
      <w:bCs/>
      <w:kern w:val="0"/>
      <w:sz w:val="20"/>
      <w:szCs w:val="20"/>
      <w:lang w:eastAsia="be-BY"/>
      <w14:ligatures w14:val="none"/>
    </w:rPr>
  </w:style>
  <w:style w:type="paragraph" w:styleId="21">
    <w:name w:val="toc 2"/>
    <w:basedOn w:val="a0"/>
    <w:next w:val="a0"/>
    <w:autoRedefine/>
    <w:uiPriority w:val="39"/>
    <w:unhideWhenUsed/>
    <w:rsid w:val="00770DEE"/>
    <w:pPr>
      <w:spacing w:before="120"/>
      <w:ind w:left="280" w:firstLine="709"/>
    </w:pPr>
    <w:rPr>
      <w:rFonts w:eastAsia="Times New Roman" w:cstheme="minorHAnsi"/>
      <w:i/>
      <w:iCs/>
      <w:kern w:val="0"/>
      <w:sz w:val="20"/>
      <w:szCs w:val="20"/>
      <w:lang w:eastAsia="be-BY"/>
      <w14:ligatures w14:val="none"/>
    </w:rPr>
  </w:style>
  <w:style w:type="character" w:customStyle="1" w:styleId="af5">
    <w:name w:val="Текст концевой сноски Знак"/>
    <w:basedOn w:val="a2"/>
    <w:link w:val="af6"/>
    <w:uiPriority w:val="99"/>
    <w:semiHidden/>
    <w:rsid w:val="00770DEE"/>
    <w:rPr>
      <w:rFonts w:ascii="Times New Roman" w:eastAsia="Times New Roman" w:hAnsi="Times New Roman" w:cs="Times New Roman"/>
      <w:sz w:val="20"/>
      <w:szCs w:val="20"/>
      <w:lang w:eastAsia="be-BY"/>
    </w:rPr>
  </w:style>
  <w:style w:type="paragraph" w:styleId="af6">
    <w:name w:val="endnote text"/>
    <w:basedOn w:val="a0"/>
    <w:link w:val="af5"/>
    <w:uiPriority w:val="99"/>
    <w:semiHidden/>
    <w:unhideWhenUsed/>
    <w:rsid w:val="00770DEE"/>
    <w:pPr>
      <w:ind w:firstLine="709"/>
      <w:jc w:val="both"/>
    </w:pPr>
    <w:rPr>
      <w:rFonts w:ascii="Times New Roman" w:eastAsia="Times New Roman" w:hAnsi="Times New Roman" w:cs="Times New Roman"/>
      <w:sz w:val="20"/>
      <w:szCs w:val="20"/>
      <w:lang w:eastAsia="be-BY"/>
    </w:rPr>
  </w:style>
  <w:style w:type="character" w:customStyle="1" w:styleId="EndnoteTextChar1">
    <w:name w:val="Endnote Text Char1"/>
    <w:basedOn w:val="a2"/>
    <w:uiPriority w:val="99"/>
    <w:semiHidden/>
    <w:rsid w:val="00770DEE"/>
    <w:rPr>
      <w:sz w:val="20"/>
      <w:szCs w:val="20"/>
    </w:rPr>
  </w:style>
  <w:style w:type="character" w:customStyle="1" w:styleId="13">
    <w:name w:val="Текст концевой сноски Знак1"/>
    <w:basedOn w:val="a2"/>
    <w:uiPriority w:val="99"/>
    <w:semiHidden/>
    <w:rsid w:val="00770DEE"/>
    <w:rPr>
      <w:sz w:val="20"/>
      <w:szCs w:val="20"/>
    </w:rPr>
  </w:style>
  <w:style w:type="character" w:customStyle="1" w:styleId="af7">
    <w:name w:val="Текст примечания Знак"/>
    <w:basedOn w:val="a2"/>
    <w:link w:val="af8"/>
    <w:uiPriority w:val="99"/>
    <w:semiHidden/>
    <w:rsid w:val="00770DEE"/>
    <w:rPr>
      <w:rFonts w:ascii="Times New Roman" w:eastAsia="Times New Roman" w:hAnsi="Times New Roman" w:cs="Times New Roman"/>
      <w:sz w:val="20"/>
      <w:szCs w:val="20"/>
      <w:lang w:eastAsia="be-BY"/>
    </w:rPr>
  </w:style>
  <w:style w:type="paragraph" w:styleId="af8">
    <w:name w:val="annotation text"/>
    <w:basedOn w:val="a0"/>
    <w:link w:val="af7"/>
    <w:uiPriority w:val="99"/>
    <w:semiHidden/>
    <w:unhideWhenUsed/>
    <w:rsid w:val="00770DEE"/>
    <w:pPr>
      <w:ind w:firstLine="709"/>
      <w:jc w:val="both"/>
    </w:pPr>
    <w:rPr>
      <w:rFonts w:ascii="Times New Roman" w:eastAsia="Times New Roman" w:hAnsi="Times New Roman" w:cs="Times New Roman"/>
      <w:sz w:val="20"/>
      <w:szCs w:val="20"/>
      <w:lang w:eastAsia="be-BY"/>
    </w:rPr>
  </w:style>
  <w:style w:type="character" w:customStyle="1" w:styleId="CommentTextChar1">
    <w:name w:val="Comment Text Char1"/>
    <w:basedOn w:val="a2"/>
    <w:uiPriority w:val="99"/>
    <w:semiHidden/>
    <w:rsid w:val="00770DEE"/>
    <w:rPr>
      <w:sz w:val="20"/>
      <w:szCs w:val="20"/>
    </w:rPr>
  </w:style>
  <w:style w:type="character" w:customStyle="1" w:styleId="14">
    <w:name w:val="Текст примечания Знак1"/>
    <w:basedOn w:val="a2"/>
    <w:uiPriority w:val="99"/>
    <w:semiHidden/>
    <w:rsid w:val="00770DEE"/>
    <w:rPr>
      <w:sz w:val="20"/>
      <w:szCs w:val="20"/>
    </w:rPr>
  </w:style>
  <w:style w:type="character" w:customStyle="1" w:styleId="af9">
    <w:name w:val="Тема примечания Знак"/>
    <w:basedOn w:val="af7"/>
    <w:link w:val="afa"/>
    <w:uiPriority w:val="99"/>
    <w:semiHidden/>
    <w:rsid w:val="00770DEE"/>
    <w:rPr>
      <w:rFonts w:ascii="Times New Roman" w:eastAsia="Times New Roman" w:hAnsi="Times New Roman" w:cs="Times New Roman"/>
      <w:b/>
      <w:bCs/>
      <w:sz w:val="20"/>
      <w:szCs w:val="20"/>
      <w:lang w:eastAsia="be-BY"/>
    </w:rPr>
  </w:style>
  <w:style w:type="paragraph" w:styleId="afa">
    <w:name w:val="annotation subject"/>
    <w:basedOn w:val="af8"/>
    <w:next w:val="af8"/>
    <w:link w:val="af9"/>
    <w:uiPriority w:val="99"/>
    <w:semiHidden/>
    <w:unhideWhenUsed/>
    <w:rsid w:val="00770DEE"/>
    <w:rPr>
      <w:b/>
      <w:bCs/>
    </w:rPr>
  </w:style>
  <w:style w:type="character" w:customStyle="1" w:styleId="CommentSubjectChar1">
    <w:name w:val="Comment Subject Char1"/>
    <w:basedOn w:val="CommentTextChar1"/>
    <w:uiPriority w:val="99"/>
    <w:semiHidden/>
    <w:rsid w:val="00770DEE"/>
    <w:rPr>
      <w:b/>
      <w:bCs/>
      <w:sz w:val="20"/>
      <w:szCs w:val="20"/>
    </w:rPr>
  </w:style>
  <w:style w:type="character" w:customStyle="1" w:styleId="15">
    <w:name w:val="Тема примечания Знак1"/>
    <w:basedOn w:val="14"/>
    <w:uiPriority w:val="99"/>
    <w:semiHidden/>
    <w:rsid w:val="00770DEE"/>
    <w:rPr>
      <w:b/>
      <w:bCs/>
      <w:sz w:val="20"/>
      <w:szCs w:val="20"/>
    </w:rPr>
  </w:style>
  <w:style w:type="character" w:styleId="afb">
    <w:name w:val="Strong"/>
    <w:basedOn w:val="a2"/>
    <w:uiPriority w:val="22"/>
    <w:qFormat/>
    <w:rsid w:val="00770DEE"/>
    <w:rPr>
      <w:b/>
      <w:bCs/>
    </w:rPr>
  </w:style>
  <w:style w:type="paragraph" w:customStyle="1" w:styleId="16">
    <w:name w:val="Абзац списка1"/>
    <w:basedOn w:val="a0"/>
    <w:rsid w:val="00770DEE"/>
    <w:pPr>
      <w:suppressAutoHyphens/>
      <w:spacing w:line="100" w:lineRule="atLeast"/>
      <w:ind w:left="471" w:hanging="360"/>
      <w:jc w:val="both"/>
    </w:pPr>
    <w:rPr>
      <w:rFonts w:ascii="Times New Roman" w:eastAsia="Times New Roman" w:hAnsi="Times New Roman" w:cs="Times New Roman"/>
      <w:kern w:val="0"/>
      <w:sz w:val="22"/>
      <w:szCs w:val="22"/>
      <w:lang w:val="en-US" w:eastAsia="ar-SA"/>
      <w14:ligatures w14:val="none"/>
    </w:rPr>
  </w:style>
  <w:style w:type="paragraph" w:customStyle="1" w:styleId="afc">
    <w:name w:val="Деловой"/>
    <w:basedOn w:val="a0"/>
    <w:rsid w:val="00770DEE"/>
    <w:pPr>
      <w:ind w:firstLine="539"/>
      <w:jc w:val="both"/>
    </w:pPr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paragraph" w:customStyle="1" w:styleId="afd">
    <w:name w:val="Список используемых источников"/>
    <w:qFormat/>
    <w:rsid w:val="00770DEE"/>
    <w:pPr>
      <w:spacing w:after="0" w:line="240" w:lineRule="auto"/>
      <w:ind w:firstLine="709"/>
    </w:pPr>
    <w:rPr>
      <w:rFonts w:ascii="Times New Roman" w:hAnsi="Times New Roman"/>
      <w:color w:val="000000"/>
      <w:kern w:val="0"/>
      <w:sz w:val="28"/>
      <w:szCs w:val="27"/>
      <w14:ligatures w14:val="none"/>
    </w:rPr>
  </w:style>
  <w:style w:type="paragraph" w:styleId="33">
    <w:name w:val="toc 3"/>
    <w:basedOn w:val="a0"/>
    <w:next w:val="a0"/>
    <w:autoRedefine/>
    <w:uiPriority w:val="39"/>
    <w:unhideWhenUsed/>
    <w:rsid w:val="00770DEE"/>
    <w:pPr>
      <w:ind w:left="560" w:firstLine="709"/>
    </w:pPr>
    <w:rPr>
      <w:rFonts w:eastAsia="Times New Roman" w:cstheme="minorHAnsi"/>
      <w:kern w:val="0"/>
      <w:sz w:val="20"/>
      <w:szCs w:val="20"/>
      <w:lang w:eastAsia="be-BY"/>
      <w14:ligatures w14:val="none"/>
    </w:rPr>
  </w:style>
  <w:style w:type="paragraph" w:customStyle="1" w:styleId="Default">
    <w:name w:val="Default"/>
    <w:rsid w:val="00770DEE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24"/>
      <w:szCs w:val="24"/>
      <w:lang w:eastAsia="ru-RU"/>
      <w14:ligatures w14:val="none"/>
    </w:rPr>
  </w:style>
  <w:style w:type="paragraph" w:styleId="afe">
    <w:name w:val="Plain Text"/>
    <w:basedOn w:val="a0"/>
    <w:link w:val="aff"/>
    <w:uiPriority w:val="99"/>
    <w:unhideWhenUsed/>
    <w:rsid w:val="00770DEE"/>
    <w:rPr>
      <w:rFonts w:ascii="Consolas" w:eastAsia="Calibri" w:hAnsi="Consolas" w:cs="Times New Roman"/>
      <w:kern w:val="0"/>
      <w:sz w:val="21"/>
      <w:szCs w:val="21"/>
      <w14:ligatures w14:val="none"/>
    </w:rPr>
  </w:style>
  <w:style w:type="character" w:customStyle="1" w:styleId="aff">
    <w:name w:val="Текст Знак"/>
    <w:basedOn w:val="a2"/>
    <w:link w:val="afe"/>
    <w:uiPriority w:val="99"/>
    <w:rsid w:val="00770DEE"/>
    <w:rPr>
      <w:rFonts w:ascii="Consolas" w:eastAsia="Calibri" w:hAnsi="Consolas" w:cs="Times New Roman"/>
      <w:kern w:val="0"/>
      <w:sz w:val="21"/>
      <w:szCs w:val="21"/>
      <w14:ligatures w14:val="none"/>
    </w:rPr>
  </w:style>
  <w:style w:type="paragraph" w:styleId="41">
    <w:name w:val="toc 4"/>
    <w:basedOn w:val="a0"/>
    <w:next w:val="a0"/>
    <w:autoRedefine/>
    <w:uiPriority w:val="39"/>
    <w:unhideWhenUsed/>
    <w:rsid w:val="00770DEE"/>
    <w:pPr>
      <w:ind w:left="840" w:firstLine="709"/>
    </w:pPr>
    <w:rPr>
      <w:rFonts w:eastAsia="Times New Roman" w:cstheme="minorHAnsi"/>
      <w:kern w:val="0"/>
      <w:sz w:val="20"/>
      <w:szCs w:val="20"/>
      <w:lang w:eastAsia="be-BY"/>
      <w14:ligatures w14:val="none"/>
    </w:rPr>
  </w:style>
  <w:style w:type="paragraph" w:styleId="51">
    <w:name w:val="toc 5"/>
    <w:basedOn w:val="a0"/>
    <w:next w:val="a0"/>
    <w:autoRedefine/>
    <w:uiPriority w:val="39"/>
    <w:unhideWhenUsed/>
    <w:rsid w:val="00770DEE"/>
    <w:pPr>
      <w:ind w:left="1120" w:firstLine="709"/>
    </w:pPr>
    <w:rPr>
      <w:rFonts w:eastAsia="Times New Roman" w:cstheme="minorHAnsi"/>
      <w:kern w:val="0"/>
      <w:sz w:val="20"/>
      <w:szCs w:val="20"/>
      <w:lang w:eastAsia="be-BY"/>
      <w14:ligatures w14:val="none"/>
    </w:rPr>
  </w:style>
  <w:style w:type="paragraph" w:styleId="61">
    <w:name w:val="toc 6"/>
    <w:basedOn w:val="a0"/>
    <w:next w:val="a0"/>
    <w:autoRedefine/>
    <w:uiPriority w:val="39"/>
    <w:unhideWhenUsed/>
    <w:rsid w:val="00770DEE"/>
    <w:pPr>
      <w:ind w:left="1400" w:firstLine="709"/>
    </w:pPr>
    <w:rPr>
      <w:rFonts w:eastAsia="Times New Roman" w:cstheme="minorHAnsi"/>
      <w:kern w:val="0"/>
      <w:sz w:val="20"/>
      <w:szCs w:val="20"/>
      <w:lang w:eastAsia="be-BY"/>
      <w14:ligatures w14:val="none"/>
    </w:rPr>
  </w:style>
  <w:style w:type="paragraph" w:styleId="71">
    <w:name w:val="toc 7"/>
    <w:basedOn w:val="a0"/>
    <w:next w:val="a0"/>
    <w:autoRedefine/>
    <w:uiPriority w:val="39"/>
    <w:unhideWhenUsed/>
    <w:rsid w:val="00770DEE"/>
    <w:pPr>
      <w:ind w:left="1680" w:firstLine="709"/>
    </w:pPr>
    <w:rPr>
      <w:rFonts w:eastAsia="Times New Roman" w:cstheme="minorHAnsi"/>
      <w:kern w:val="0"/>
      <w:sz w:val="20"/>
      <w:szCs w:val="20"/>
      <w:lang w:eastAsia="be-BY"/>
      <w14:ligatures w14:val="none"/>
    </w:rPr>
  </w:style>
  <w:style w:type="paragraph" w:styleId="81">
    <w:name w:val="toc 8"/>
    <w:basedOn w:val="a0"/>
    <w:next w:val="a0"/>
    <w:autoRedefine/>
    <w:uiPriority w:val="39"/>
    <w:unhideWhenUsed/>
    <w:rsid w:val="00770DEE"/>
    <w:pPr>
      <w:ind w:left="1960" w:firstLine="709"/>
    </w:pPr>
    <w:rPr>
      <w:rFonts w:eastAsia="Times New Roman" w:cstheme="minorHAnsi"/>
      <w:kern w:val="0"/>
      <w:sz w:val="20"/>
      <w:szCs w:val="20"/>
      <w:lang w:eastAsia="be-BY"/>
      <w14:ligatures w14:val="none"/>
    </w:rPr>
  </w:style>
  <w:style w:type="paragraph" w:styleId="91">
    <w:name w:val="toc 9"/>
    <w:basedOn w:val="a0"/>
    <w:next w:val="a0"/>
    <w:autoRedefine/>
    <w:uiPriority w:val="39"/>
    <w:unhideWhenUsed/>
    <w:rsid w:val="00770DEE"/>
    <w:pPr>
      <w:ind w:left="2240" w:firstLine="709"/>
    </w:pPr>
    <w:rPr>
      <w:rFonts w:eastAsia="Times New Roman" w:cstheme="minorHAnsi"/>
      <w:kern w:val="0"/>
      <w:sz w:val="20"/>
      <w:szCs w:val="20"/>
      <w:lang w:eastAsia="be-BY"/>
      <w14:ligatures w14:val="none"/>
    </w:rPr>
  </w:style>
  <w:style w:type="paragraph" w:customStyle="1" w:styleId="aff0">
    <w:name w:val="Рисунок"/>
    <w:basedOn w:val="a0"/>
    <w:next w:val="a"/>
    <w:qFormat/>
    <w:rsid w:val="00770DEE"/>
    <w:pPr>
      <w:keepNext/>
      <w:tabs>
        <w:tab w:val="left" w:pos="708"/>
        <w:tab w:val="left" w:pos="1416"/>
        <w:tab w:val="left" w:pos="2124"/>
        <w:tab w:val="left" w:pos="2832"/>
        <w:tab w:val="left" w:pos="7655"/>
      </w:tabs>
      <w:spacing w:before="480" w:after="480"/>
      <w:jc w:val="center"/>
    </w:pPr>
    <w:rPr>
      <w:rFonts w:ascii="Times New Roman" w:eastAsia="Times New Roman" w:hAnsi="Times New Roman" w:cs="Times New Roman"/>
      <w:noProof/>
      <w:kern w:val="0"/>
      <w:sz w:val="28"/>
      <w:lang w:eastAsia="ru-RU"/>
      <w14:ligatures w14:val="none"/>
    </w:rPr>
  </w:style>
  <w:style w:type="paragraph" w:customStyle="1" w:styleId="a">
    <w:name w:val="Подпись рисунка"/>
    <w:basedOn w:val="a0"/>
    <w:next w:val="a0"/>
    <w:qFormat/>
    <w:rsid w:val="00770DEE"/>
    <w:pPr>
      <w:numPr>
        <w:numId w:val="8"/>
      </w:numPr>
      <w:spacing w:before="480" w:after="480"/>
      <w:jc w:val="center"/>
    </w:pPr>
    <w:rPr>
      <w:rFonts w:ascii="Times New Roman" w:eastAsia="Times New Roman" w:hAnsi="Times New Roman" w:cs="Times New Roman"/>
      <w:kern w:val="0"/>
      <w:sz w:val="28"/>
      <w:lang w:eastAsia="be-BY"/>
      <w14:ligatures w14:val="none"/>
    </w:rPr>
  </w:style>
  <w:style w:type="paragraph" w:customStyle="1" w:styleId="aff1">
    <w:name w:val="ТЕКСТ"/>
    <w:basedOn w:val="a0"/>
    <w:qFormat/>
    <w:rsid w:val="00770DEE"/>
    <w:pPr>
      <w:ind w:firstLine="709"/>
      <w:jc w:val="both"/>
    </w:pPr>
    <w:rPr>
      <w:rFonts w:ascii="Times New Roman" w:hAnsi="Times New Roman"/>
      <w:kern w:val="0"/>
      <w:sz w:val="28"/>
      <w:szCs w:val="28"/>
      <w14:ligatures w14:val="none"/>
    </w:rPr>
  </w:style>
  <w:style w:type="paragraph" w:styleId="aff2">
    <w:name w:val="Title"/>
    <w:basedOn w:val="a0"/>
    <w:link w:val="aff3"/>
    <w:qFormat/>
    <w:rsid w:val="00770DEE"/>
    <w:pPr>
      <w:jc w:val="center"/>
    </w:pPr>
    <w:rPr>
      <w:rFonts w:ascii="Times New Roman" w:eastAsia="Times New Roman" w:hAnsi="Times New Roman" w:cs="Times New Roman"/>
      <w:b/>
      <w:bCs/>
      <w:kern w:val="0"/>
      <w:sz w:val="32"/>
      <w14:ligatures w14:val="none"/>
    </w:rPr>
  </w:style>
  <w:style w:type="character" w:customStyle="1" w:styleId="aff3">
    <w:name w:val="Заголовок Знак"/>
    <w:basedOn w:val="a2"/>
    <w:link w:val="aff2"/>
    <w:rsid w:val="00770DEE"/>
    <w:rPr>
      <w:rFonts w:ascii="Times New Roman" w:eastAsia="Times New Roman" w:hAnsi="Times New Roman" w:cs="Times New Roman"/>
      <w:b/>
      <w:bCs/>
      <w:kern w:val="0"/>
      <w:sz w:val="32"/>
      <w:szCs w:val="24"/>
      <w14:ligatures w14:val="none"/>
    </w:rPr>
  </w:style>
  <w:style w:type="character" w:customStyle="1" w:styleId="FR10">
    <w:name w:val="FR1 Знак"/>
    <w:link w:val="FR1"/>
    <w:rsid w:val="00770DEE"/>
    <w:rPr>
      <w:rFonts w:ascii="Arial" w:eastAsia="Times New Roman" w:hAnsi="Arial" w:cs="Times New Roman"/>
      <w:kern w:val="0"/>
      <w:sz w:val="16"/>
      <w:szCs w:val="20"/>
      <w:lang w:eastAsia="ru-RU"/>
      <w14:ligatures w14:val="none"/>
    </w:rPr>
  </w:style>
  <w:style w:type="character" w:styleId="aff4">
    <w:name w:val="FollowedHyperlink"/>
    <w:basedOn w:val="a2"/>
    <w:uiPriority w:val="99"/>
    <w:semiHidden/>
    <w:unhideWhenUsed/>
    <w:rsid w:val="00770DEE"/>
    <w:rPr>
      <w:color w:val="954F72" w:themeColor="followedHyperlink"/>
      <w:u w:val="single"/>
    </w:rPr>
  </w:style>
  <w:style w:type="character" w:styleId="aff5">
    <w:name w:val="Unresolved Mention"/>
    <w:basedOn w:val="a2"/>
    <w:uiPriority w:val="99"/>
    <w:semiHidden/>
    <w:unhideWhenUsed/>
    <w:rsid w:val="002506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6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2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0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6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2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2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4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89500E-FB2F-44C7-85F0-278142F1E2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</TotalTime>
  <Pages>59</Pages>
  <Words>13623</Words>
  <Characters>77656</Characters>
  <Application>Microsoft Office Word</Application>
  <DocSecurity>0</DocSecurity>
  <Lines>647</Lines>
  <Paragraphs>182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Женя Клименко</dc:creator>
  <cp:keywords/>
  <dc:description/>
  <cp:lastModifiedBy>krypto slovac</cp:lastModifiedBy>
  <cp:revision>17</cp:revision>
  <dcterms:created xsi:type="dcterms:W3CDTF">2024-06-24T20:54:00Z</dcterms:created>
  <dcterms:modified xsi:type="dcterms:W3CDTF">2024-07-01T00:34:00Z</dcterms:modified>
</cp:coreProperties>
</file>